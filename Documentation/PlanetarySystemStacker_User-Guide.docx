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bookmarkStart w:id="17" w:name="_Toc18834585"/>
      <w:bookmarkStart w:id="18" w:name="_Toc22028255"/>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bookmarkEnd w:id="17"/>
      <w:bookmarkEnd w:id="18"/>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9" w:name="_Toc434580429"/>
      <w:bookmarkStart w:id="20" w:name="_Toc435096409"/>
    </w:p>
    <w:p w:rsidR="00F52DD6" w:rsidRPr="002B5809" w:rsidRDefault="00ED585E" w:rsidP="00F52DD6">
      <w:pPr>
        <w:pStyle w:val="berschrift2"/>
        <w:numPr>
          <w:ilvl w:val="0"/>
          <w:numId w:val="0"/>
        </w:numPr>
        <w:jc w:val="center"/>
        <w:rPr>
          <w:lang w:val="en-US"/>
        </w:rPr>
      </w:pPr>
      <w:bookmarkStart w:id="21" w:name="_Toc435434063"/>
      <w:bookmarkStart w:id="22" w:name="_Toc436056843"/>
      <w:bookmarkStart w:id="23" w:name="_Toc436147907"/>
      <w:bookmarkStart w:id="24" w:name="_Toc436147968"/>
      <w:bookmarkStart w:id="25" w:name="_Toc436211752"/>
      <w:bookmarkStart w:id="26" w:name="_Toc447723048"/>
      <w:bookmarkStart w:id="27" w:name="_Toc447795240"/>
      <w:bookmarkStart w:id="28" w:name="_Toc484449256"/>
      <w:bookmarkStart w:id="29" w:name="_Toc502072376"/>
      <w:bookmarkStart w:id="30" w:name="_Toc510165759"/>
      <w:bookmarkStart w:id="31" w:name="_Toc8809744"/>
      <w:bookmarkStart w:id="32" w:name="_Toc8897861"/>
      <w:bookmarkStart w:id="33" w:name="_Toc11055778"/>
      <w:bookmarkStart w:id="34" w:name="_Toc14185244"/>
      <w:bookmarkStart w:id="35" w:name="_Toc17051716"/>
      <w:bookmarkStart w:id="36" w:name="_Toc18834586"/>
      <w:bookmarkStart w:id="37" w:name="_Toc22028256"/>
      <w:r w:rsidRPr="002B5809">
        <w:rPr>
          <w:lang w:val="en-US"/>
        </w:rPr>
        <w:t>User Guide</w:t>
      </w:r>
      <w:r w:rsidR="00F52DD6" w:rsidRPr="002B5809">
        <w:rPr>
          <w:lang w:val="en-US"/>
        </w:rPr>
        <w:t xml:space="preserve"> (Version </w:t>
      </w:r>
      <w:r w:rsidR="00EC102E">
        <w:rPr>
          <w:lang w:val="en-US"/>
        </w:rPr>
        <w:t>0.</w:t>
      </w:r>
      <w:r w:rsidR="00D90FE5">
        <w:rPr>
          <w:lang w:val="en-US"/>
        </w:rPr>
        <w:t>7</w:t>
      </w:r>
      <w:r w:rsidR="00EC102E">
        <w:rPr>
          <w:lang w:val="en-US"/>
        </w:rPr>
        <w:t>.0</w:t>
      </w:r>
      <w:r w:rsidR="009734D5" w:rsidRPr="002B5809">
        <w:rPr>
          <w:lang w:val="en-US"/>
        </w:rPr>
        <w:t xml:space="preserve">, </w:t>
      </w:r>
      <w:r w:rsidR="00116B91">
        <w:rPr>
          <w:lang w:val="en-US"/>
        </w:rPr>
        <w:t>February</w:t>
      </w:r>
      <w:r w:rsidR="00BE2B25">
        <w:rPr>
          <w:lang w:val="en-US"/>
        </w:rPr>
        <w:t xml:space="preserve"> 2020</w:t>
      </w:r>
      <w:r w:rsidR="00F52DD6" w:rsidRPr="002B5809">
        <w:rPr>
          <w:lang w:val="en-US"/>
        </w:rPr>
        <w:t>)</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F140A" w:rsidRPr="00F84516" w:rsidRDefault="00637CFA" w:rsidP="00831DE2">
      <w:pPr>
        <w:pStyle w:val="berschrift4"/>
        <w:rPr>
          <w:noProof/>
          <w:lang w:val="en-US"/>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3F140A" w:rsidRDefault="00F22FC7">
      <w:pPr>
        <w:pStyle w:val="Verzeichnis2"/>
        <w:tabs>
          <w:tab w:val="left" w:pos="660"/>
          <w:tab w:val="right" w:leader="dot" w:pos="9062"/>
        </w:tabs>
        <w:rPr>
          <w:rFonts w:asciiTheme="minorHAnsi" w:eastAsiaTheme="minorEastAsia" w:hAnsiTheme="minorHAnsi" w:cstheme="minorBidi"/>
          <w:noProof/>
          <w:lang w:eastAsia="de-DE"/>
        </w:rPr>
      </w:pPr>
      <w:hyperlink w:anchor="_Toc22028257" w:history="1">
        <w:r w:rsidR="003F140A" w:rsidRPr="00CC1084">
          <w:rPr>
            <w:rStyle w:val="Hyperlink"/>
            <w:noProof/>
            <w:lang w:val="en-US"/>
          </w:rPr>
          <w:t>1.</w:t>
        </w:r>
        <w:r w:rsidR="003F140A">
          <w:rPr>
            <w:rFonts w:asciiTheme="minorHAnsi" w:eastAsiaTheme="minorEastAsia" w:hAnsiTheme="minorHAnsi" w:cstheme="minorBidi"/>
            <w:noProof/>
            <w:lang w:eastAsia="de-DE"/>
          </w:rPr>
          <w:tab/>
        </w:r>
        <w:r w:rsidR="003F140A" w:rsidRPr="00CC1084">
          <w:rPr>
            <w:rStyle w:val="Hyperlink"/>
            <w:noProof/>
            <w:lang w:val="en-US"/>
          </w:rPr>
          <w:t>Introduction</w:t>
        </w:r>
        <w:r w:rsidR="003F140A">
          <w:rPr>
            <w:noProof/>
            <w:webHidden/>
          </w:rPr>
          <w:tab/>
        </w:r>
        <w:r w:rsidR="003F140A">
          <w:rPr>
            <w:noProof/>
            <w:webHidden/>
          </w:rPr>
          <w:fldChar w:fldCharType="begin"/>
        </w:r>
        <w:r w:rsidR="003F140A">
          <w:rPr>
            <w:noProof/>
            <w:webHidden/>
          </w:rPr>
          <w:instrText xml:space="preserve"> PAGEREF _Toc22028257 \h </w:instrText>
        </w:r>
        <w:r w:rsidR="003F140A">
          <w:rPr>
            <w:noProof/>
            <w:webHidden/>
          </w:rPr>
        </w:r>
        <w:r w:rsidR="003F140A">
          <w:rPr>
            <w:noProof/>
            <w:webHidden/>
          </w:rPr>
          <w:fldChar w:fldCharType="separate"/>
        </w:r>
        <w:r w:rsidR="00E56E8E">
          <w:rPr>
            <w:noProof/>
            <w:webHidden/>
          </w:rPr>
          <w:t>2</w:t>
        </w:r>
        <w:r w:rsidR="003F140A">
          <w:rPr>
            <w:noProof/>
            <w:webHidden/>
          </w:rPr>
          <w:fldChar w:fldCharType="end"/>
        </w:r>
      </w:hyperlink>
    </w:p>
    <w:p w:rsidR="003F140A" w:rsidRDefault="00F22FC7">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"_Toc22028258" </w:instrText>
      </w:r>
      <w:ins w:id="38" w:author="rolf" w:date="2020-02-24T09:34:00Z">
        <w:r w:rsidR="006A153C">
          <w:rPr>
            <w:noProof/>
          </w:rPr>
        </w:r>
      </w:ins>
      <w:r>
        <w:rPr>
          <w:noProof/>
        </w:rPr>
        <w:fldChar w:fldCharType="separate"/>
      </w:r>
      <w:r w:rsidR="003F140A" w:rsidRPr="00CC1084">
        <w:rPr>
          <w:rStyle w:val="Hyperlink"/>
          <w:noProof/>
          <w:lang w:val="en-US"/>
        </w:rPr>
        <w:t>1.1</w:t>
      </w:r>
      <w:r w:rsidR="003F140A">
        <w:rPr>
          <w:rFonts w:asciiTheme="minorHAnsi" w:eastAsiaTheme="minorEastAsia" w:hAnsiTheme="minorHAnsi" w:cstheme="minorBidi"/>
          <w:noProof/>
          <w:lang w:eastAsia="de-DE"/>
        </w:rPr>
        <w:tab/>
      </w:r>
      <w:r w:rsidR="003F140A" w:rsidRPr="00CC1084">
        <w:rPr>
          <w:rStyle w:val="Hyperlink"/>
          <w:noProof/>
          <w:lang w:val="en-US"/>
        </w:rPr>
        <w:t>Project Authors and Contributors</w:t>
      </w:r>
      <w:r w:rsidR="003F140A">
        <w:rPr>
          <w:noProof/>
          <w:webHidden/>
        </w:rPr>
        <w:tab/>
      </w:r>
      <w:r w:rsidR="003F140A">
        <w:rPr>
          <w:noProof/>
          <w:webHidden/>
        </w:rPr>
        <w:fldChar w:fldCharType="begin"/>
      </w:r>
      <w:r w:rsidR="003F140A">
        <w:rPr>
          <w:noProof/>
          <w:webHidden/>
        </w:rPr>
        <w:instrText xml:space="preserve"> PAGEREF _Toc22028258 \h </w:instrText>
      </w:r>
      <w:r w:rsidR="003F140A">
        <w:rPr>
          <w:noProof/>
          <w:webHidden/>
        </w:rPr>
      </w:r>
      <w:r w:rsidR="003F140A">
        <w:rPr>
          <w:noProof/>
          <w:webHidden/>
        </w:rPr>
        <w:fldChar w:fldCharType="separate"/>
      </w:r>
      <w:r w:rsidR="00E56E8E">
        <w:rPr>
          <w:noProof/>
          <w:webHidden/>
        </w:rPr>
        <w:t>3</w:t>
      </w:r>
      <w:r w:rsidR="003F140A">
        <w:rPr>
          <w:noProof/>
          <w:webHidden/>
        </w:rPr>
        <w:fldChar w:fldCharType="end"/>
      </w:r>
      <w:r>
        <w:rPr>
          <w:noProof/>
        </w:rPr>
        <w:fldChar w:fldCharType="end"/>
      </w:r>
    </w:p>
    <w:p w:rsidR="003F140A" w:rsidRDefault="007218C8">
      <w:pPr>
        <w:pStyle w:val="Verzeichnis2"/>
        <w:tabs>
          <w:tab w:val="left" w:pos="66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"_Toc22028259" </w:instrText>
      </w:r>
      <w:ins w:id="39" w:author="rolf" w:date="2020-02-24T09:34:00Z">
        <w:r w:rsidR="006A153C">
          <w:rPr>
            <w:noProof/>
          </w:rPr>
        </w:r>
      </w:ins>
      <w:r>
        <w:rPr>
          <w:noProof/>
        </w:rPr>
        <w:fldChar w:fldCharType="separate"/>
      </w:r>
      <w:r w:rsidR="003F140A" w:rsidRPr="00CC1084">
        <w:rPr>
          <w:rStyle w:val="Hyperlink"/>
          <w:noProof/>
          <w:lang w:val="en-US"/>
        </w:rPr>
        <w:t>2.</w:t>
      </w:r>
      <w:r w:rsidR="003F140A">
        <w:rPr>
          <w:rFonts w:asciiTheme="minorHAnsi" w:eastAsiaTheme="minorEastAsia" w:hAnsiTheme="minorHAnsi" w:cstheme="minorBidi"/>
          <w:noProof/>
          <w:lang w:eastAsia="de-DE"/>
        </w:rPr>
        <w:tab/>
      </w:r>
      <w:r w:rsidR="003F140A" w:rsidRPr="00CC1084">
        <w:rPr>
          <w:rStyle w:val="Hyperlink"/>
          <w:noProof/>
          <w:lang w:val="en-US"/>
        </w:rPr>
        <w:t>Changelog</w:t>
      </w:r>
      <w:r w:rsidR="003F140A">
        <w:rPr>
          <w:noProof/>
          <w:webHidden/>
        </w:rPr>
        <w:tab/>
      </w:r>
      <w:r w:rsidR="003F140A">
        <w:rPr>
          <w:noProof/>
          <w:webHidden/>
        </w:rPr>
        <w:fldChar w:fldCharType="begin"/>
      </w:r>
      <w:r w:rsidR="003F140A">
        <w:rPr>
          <w:noProof/>
          <w:webHidden/>
        </w:rPr>
        <w:instrText xml:space="preserve"> PAGEREF _Toc22028259 \h </w:instrText>
      </w:r>
      <w:r w:rsidR="003F140A">
        <w:rPr>
          <w:noProof/>
          <w:webHidden/>
        </w:rPr>
      </w:r>
      <w:r w:rsidR="003F140A">
        <w:rPr>
          <w:noProof/>
          <w:webHidden/>
        </w:rPr>
        <w:fldChar w:fldCharType="separate"/>
      </w:r>
      <w:ins w:id="40" w:author="rolf" w:date="2020-02-24T09:42:00Z">
        <w:r w:rsidR="00E56E8E">
          <w:rPr>
            <w:noProof/>
            <w:webHidden/>
          </w:rPr>
          <w:t>4</w:t>
        </w:r>
      </w:ins>
      <w:del w:id="41" w:author="rolf" w:date="2020-02-15T20:48:00Z">
        <w:r w:rsidR="00BE6F28" w:rsidDel="00390CF3">
          <w:rPr>
            <w:noProof/>
            <w:webHidden/>
          </w:rPr>
          <w:delText>3</w:delText>
        </w:r>
      </w:del>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"_Toc22028262" </w:instrText>
      </w:r>
      <w:ins w:id="42" w:author="rolf" w:date="2020-02-24T09:34:00Z">
        <w:r w:rsidR="006A153C">
          <w:rPr>
            <w:noProof/>
          </w:rPr>
        </w:r>
      </w:ins>
      <w:r>
        <w:rPr>
          <w:noProof/>
        </w:rPr>
        <w:fldChar w:fldCharType="separate"/>
      </w:r>
      <w:r w:rsidR="003F140A" w:rsidRPr="00CC1084">
        <w:rPr>
          <w:rStyle w:val="Hyperlink"/>
          <w:noProof/>
          <w:lang w:val="en-US"/>
        </w:rPr>
        <w:t>2.1</w:t>
      </w:r>
      <w:r w:rsidR="003F140A">
        <w:rPr>
          <w:rFonts w:asciiTheme="minorHAnsi" w:eastAsiaTheme="minorEastAsia" w:hAnsiTheme="minorHAnsi" w:cstheme="minorBidi"/>
          <w:noProof/>
          <w:lang w:eastAsia="de-DE"/>
        </w:rPr>
        <w:tab/>
      </w:r>
      <w:r w:rsidR="003F140A" w:rsidRPr="00CC1084">
        <w:rPr>
          <w:rStyle w:val="Hyperlink"/>
          <w:noProof/>
          <w:lang w:val="en-US"/>
        </w:rPr>
        <w:t>Changes in version 0.7.0 (XX 2019)</w:t>
      </w:r>
      <w:r w:rsidR="003F140A">
        <w:rPr>
          <w:noProof/>
          <w:webHidden/>
        </w:rPr>
        <w:tab/>
      </w:r>
      <w:r w:rsidR="003F140A">
        <w:rPr>
          <w:noProof/>
          <w:webHidden/>
        </w:rPr>
        <w:fldChar w:fldCharType="begin"/>
      </w:r>
      <w:r w:rsidR="003F140A">
        <w:rPr>
          <w:noProof/>
          <w:webHidden/>
        </w:rPr>
        <w:instrText xml:space="preserve"> PAGEREF _Toc22028262 \h </w:instrText>
      </w:r>
      <w:r w:rsidR="003F140A">
        <w:rPr>
          <w:noProof/>
          <w:webHidden/>
        </w:rPr>
      </w:r>
      <w:r w:rsidR="003F140A">
        <w:rPr>
          <w:noProof/>
          <w:webHidden/>
        </w:rPr>
        <w:fldChar w:fldCharType="separate"/>
      </w:r>
      <w:ins w:id="43" w:author="rolf" w:date="2020-02-24T09:42:00Z">
        <w:r w:rsidR="00E56E8E">
          <w:rPr>
            <w:noProof/>
            <w:webHidden/>
          </w:rPr>
          <w:t>4</w:t>
        </w:r>
      </w:ins>
      <w:del w:id="44" w:author="rolf" w:date="2020-02-15T20:48:00Z">
        <w:r w:rsidR="00BE6F28" w:rsidDel="00390CF3">
          <w:rPr>
            <w:noProof/>
            <w:webHidden/>
          </w:rPr>
          <w:delText>3</w:delText>
        </w:r>
      </w:del>
      <w:r w:rsidR="003F140A">
        <w:rPr>
          <w:noProof/>
          <w:webHidden/>
        </w:rPr>
        <w:fldChar w:fldCharType="end"/>
      </w:r>
      <w:r>
        <w:rPr>
          <w:noProof/>
        </w:rPr>
        <w:fldChar w:fldCharType="end"/>
      </w:r>
    </w:p>
    <w:p w:rsidR="003F140A" w:rsidRDefault="00F22FC7">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"_Toc22028263" </w:instrText>
      </w:r>
      <w:ins w:id="45" w:author="rolf" w:date="2020-02-24T09:34:00Z">
        <w:r w:rsidR="006A153C">
          <w:rPr>
            <w:noProof/>
          </w:rPr>
        </w:r>
      </w:ins>
      <w:r>
        <w:rPr>
          <w:noProof/>
        </w:rPr>
        <w:fldChar w:fldCharType="separate"/>
      </w:r>
      <w:r w:rsidR="003F140A" w:rsidRPr="00CC1084">
        <w:rPr>
          <w:rStyle w:val="Hyperlink"/>
          <w:noProof/>
          <w:lang w:val="en-US"/>
        </w:rPr>
        <w:t>2.2</w:t>
      </w:r>
      <w:r w:rsidR="003F140A">
        <w:rPr>
          <w:rFonts w:asciiTheme="minorHAnsi" w:eastAsiaTheme="minorEastAsia" w:hAnsiTheme="minorHAnsi" w:cstheme="minorBidi"/>
          <w:noProof/>
          <w:lang w:eastAsia="de-DE"/>
        </w:rPr>
        <w:tab/>
      </w:r>
      <w:r w:rsidR="003F140A" w:rsidRPr="00CC1084">
        <w:rPr>
          <w:rStyle w:val="Hyperlink"/>
          <w:noProof/>
          <w:lang w:val="en-US"/>
        </w:rPr>
        <w:t>Changes in version 0.6.0 (August 2019)</w:t>
      </w:r>
      <w:r w:rsidR="003F140A">
        <w:rPr>
          <w:noProof/>
          <w:webHidden/>
        </w:rPr>
        <w:tab/>
      </w:r>
      <w:r w:rsidR="003F140A">
        <w:rPr>
          <w:noProof/>
          <w:webHidden/>
        </w:rPr>
        <w:fldChar w:fldCharType="begin"/>
      </w:r>
      <w:r w:rsidR="003F140A">
        <w:rPr>
          <w:noProof/>
          <w:webHidden/>
        </w:rPr>
        <w:instrText xml:space="preserve"> PAGEREF _Toc22028263 \h </w:instrText>
      </w:r>
      <w:r w:rsidR="003F140A">
        <w:rPr>
          <w:noProof/>
          <w:webHidden/>
        </w:rPr>
      </w:r>
      <w:r w:rsidR="003F140A">
        <w:rPr>
          <w:noProof/>
          <w:webHidden/>
        </w:rPr>
        <w:fldChar w:fldCharType="separate"/>
      </w:r>
      <w:r w:rsidR="00E56E8E">
        <w:rPr>
          <w:noProof/>
          <w:webHidden/>
        </w:rPr>
        <w:t>4</w:t>
      </w:r>
      <w:r w:rsidR="003F140A">
        <w:rPr>
          <w:noProof/>
          <w:webHidden/>
        </w:rPr>
        <w:fldChar w:fldCharType="end"/>
      </w:r>
      <w:r>
        <w:rPr>
          <w:noProof/>
        </w:rPr>
        <w:fldChar w:fldCharType="end"/>
      </w:r>
    </w:p>
    <w:p w:rsidR="003F140A" w:rsidRDefault="00F22FC7">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"_Toc22028264" </w:instrText>
      </w:r>
      <w:ins w:id="46" w:author="rolf" w:date="2020-02-24T09:34:00Z">
        <w:r w:rsidR="006A153C">
          <w:rPr>
            <w:noProof/>
          </w:rPr>
        </w:r>
      </w:ins>
      <w:r>
        <w:rPr>
          <w:noProof/>
        </w:rPr>
        <w:fldChar w:fldCharType="separate"/>
      </w:r>
      <w:r w:rsidR="003F140A" w:rsidRPr="00CC1084">
        <w:rPr>
          <w:rStyle w:val="Hyperlink"/>
          <w:noProof/>
          <w:lang w:val="en-US"/>
        </w:rPr>
        <w:t>2.3</w:t>
      </w:r>
      <w:r w:rsidR="003F140A">
        <w:rPr>
          <w:rFonts w:asciiTheme="minorHAnsi" w:eastAsiaTheme="minorEastAsia" w:hAnsiTheme="minorHAnsi" w:cstheme="minorBidi"/>
          <w:noProof/>
          <w:lang w:eastAsia="de-DE"/>
        </w:rPr>
        <w:tab/>
      </w:r>
      <w:r w:rsidR="003F140A" w:rsidRPr="00CC1084">
        <w:rPr>
          <w:rStyle w:val="Hyperlink"/>
          <w:noProof/>
          <w:lang w:val="en-US"/>
        </w:rPr>
        <w:t>Initial release 0.5.0 (May 2019)</w:t>
      </w:r>
      <w:r w:rsidR="003F140A">
        <w:rPr>
          <w:noProof/>
          <w:webHidden/>
        </w:rPr>
        <w:tab/>
      </w:r>
      <w:r w:rsidR="003F140A">
        <w:rPr>
          <w:noProof/>
          <w:webHidden/>
        </w:rPr>
        <w:fldChar w:fldCharType="begin"/>
      </w:r>
      <w:r w:rsidR="003F140A">
        <w:rPr>
          <w:noProof/>
          <w:webHidden/>
        </w:rPr>
        <w:instrText xml:space="preserve"> PAGEREF _Toc22028264 \h </w:instrText>
      </w:r>
      <w:r w:rsidR="003F140A">
        <w:rPr>
          <w:noProof/>
          <w:webHidden/>
        </w:rPr>
      </w:r>
      <w:r w:rsidR="003F140A">
        <w:rPr>
          <w:noProof/>
          <w:webHidden/>
        </w:rPr>
        <w:fldChar w:fldCharType="separate"/>
      </w:r>
      <w:r w:rsidR="00E56E8E">
        <w:rPr>
          <w:noProof/>
          <w:webHidden/>
        </w:rPr>
        <w:t>4</w:t>
      </w:r>
      <w:r w:rsidR="003F140A">
        <w:rPr>
          <w:noProof/>
          <w:webHidden/>
        </w:rPr>
        <w:fldChar w:fldCharType="end"/>
      </w:r>
      <w:r>
        <w:rPr>
          <w:noProof/>
        </w:rPr>
        <w:fldChar w:fldCharType="end"/>
      </w:r>
    </w:p>
    <w:p w:rsidR="003F140A" w:rsidRDefault="00F22FC7">
      <w:pPr>
        <w:pStyle w:val="Verzeichnis2"/>
        <w:tabs>
          <w:tab w:val="left" w:pos="66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"_Toc22028265" </w:instrText>
      </w:r>
      <w:ins w:id="47" w:author="rolf" w:date="2020-02-24T09:34:00Z">
        <w:r w:rsidR="006A153C">
          <w:rPr>
            <w:noProof/>
          </w:rPr>
        </w:r>
      </w:ins>
      <w:r>
        <w:rPr>
          <w:noProof/>
        </w:rPr>
        <w:fldChar w:fldCharType="separate"/>
      </w:r>
      <w:r w:rsidR="003F140A" w:rsidRPr="00CC1084">
        <w:rPr>
          <w:rStyle w:val="Hyperlink"/>
          <w:noProof/>
          <w:lang w:val="en-US"/>
        </w:rPr>
        <w:t>3.</w:t>
      </w:r>
      <w:r w:rsidR="003F140A">
        <w:rPr>
          <w:rFonts w:asciiTheme="minorHAnsi" w:eastAsiaTheme="minorEastAsia" w:hAnsiTheme="minorHAnsi" w:cstheme="minorBidi"/>
          <w:noProof/>
          <w:lang w:eastAsia="de-DE"/>
        </w:rPr>
        <w:tab/>
      </w:r>
      <w:r w:rsidR="003F140A" w:rsidRPr="00CC1084">
        <w:rPr>
          <w:rStyle w:val="Hyperlink"/>
          <w:noProof/>
          <w:lang w:val="en-US"/>
        </w:rPr>
        <w:t>System Requirements and Software Installation</w:t>
      </w:r>
      <w:r w:rsidR="003F140A">
        <w:rPr>
          <w:noProof/>
          <w:webHidden/>
        </w:rPr>
        <w:tab/>
      </w:r>
      <w:r w:rsidR="003F140A">
        <w:rPr>
          <w:noProof/>
          <w:webHidden/>
        </w:rPr>
        <w:fldChar w:fldCharType="begin"/>
      </w:r>
      <w:r w:rsidR="003F140A">
        <w:rPr>
          <w:noProof/>
          <w:webHidden/>
        </w:rPr>
        <w:instrText xml:space="preserve"> PAGEREF _Toc22028265 \h </w:instrText>
      </w:r>
      <w:r w:rsidR="003F140A">
        <w:rPr>
          <w:noProof/>
          <w:webHidden/>
        </w:rPr>
      </w:r>
      <w:r w:rsidR="003F140A">
        <w:rPr>
          <w:noProof/>
          <w:webHidden/>
        </w:rPr>
        <w:fldChar w:fldCharType="separate"/>
      </w:r>
      <w:r w:rsidR="00E56E8E">
        <w:rPr>
          <w:noProof/>
          <w:webHidden/>
        </w:rPr>
        <w:t>4</w:t>
      </w:r>
      <w:r w:rsidR="003F140A">
        <w:rPr>
          <w:noProof/>
          <w:webHidden/>
        </w:rPr>
        <w:fldChar w:fldCharType="end"/>
      </w:r>
      <w:r>
        <w:rPr>
          <w:noProof/>
        </w:rPr>
        <w:fldChar w:fldCharType="end"/>
      </w:r>
    </w:p>
    <w:p w:rsidR="003F140A" w:rsidRDefault="00F22FC7">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"_Toc22028269" </w:instrText>
      </w:r>
      <w:ins w:id="48" w:author="rolf" w:date="2020-02-24T09:34:00Z">
        <w:r w:rsidR="006A153C">
          <w:rPr>
            <w:noProof/>
          </w:rPr>
        </w:r>
      </w:ins>
      <w:r>
        <w:rPr>
          <w:noProof/>
        </w:rPr>
        <w:fldChar w:fldCharType="separate"/>
      </w:r>
      <w:r w:rsidR="003F140A" w:rsidRPr="00CC1084">
        <w:rPr>
          <w:rStyle w:val="Hyperlink"/>
          <w:noProof/>
          <w:lang w:val="en-US"/>
        </w:rPr>
        <w:t>3.1</w:t>
      </w:r>
      <w:r w:rsidR="003F140A">
        <w:rPr>
          <w:rFonts w:asciiTheme="minorHAnsi" w:eastAsiaTheme="minorEastAsia" w:hAnsiTheme="minorHAnsi" w:cstheme="minorBidi"/>
          <w:noProof/>
          <w:lang w:eastAsia="de-DE"/>
        </w:rPr>
        <w:tab/>
      </w:r>
      <w:r w:rsidR="003F140A" w:rsidRPr="00CC1084">
        <w:rPr>
          <w:rStyle w:val="Hyperlink"/>
          <w:noProof/>
          <w:lang w:val="en-US"/>
        </w:rPr>
        <w:t>Windows (7 / 8 / 10)</w:t>
      </w:r>
      <w:r w:rsidR="003F140A">
        <w:rPr>
          <w:noProof/>
          <w:webHidden/>
        </w:rPr>
        <w:tab/>
      </w:r>
      <w:r w:rsidR="003F140A">
        <w:rPr>
          <w:noProof/>
          <w:webHidden/>
        </w:rPr>
        <w:fldChar w:fldCharType="begin"/>
      </w:r>
      <w:r w:rsidR="003F140A">
        <w:rPr>
          <w:noProof/>
          <w:webHidden/>
        </w:rPr>
        <w:instrText xml:space="preserve"> PAGEREF _Toc22028269 \h </w:instrText>
      </w:r>
      <w:r w:rsidR="003F140A">
        <w:rPr>
          <w:noProof/>
          <w:webHidden/>
        </w:rPr>
      </w:r>
      <w:r w:rsidR="003F140A">
        <w:rPr>
          <w:noProof/>
          <w:webHidden/>
        </w:rPr>
        <w:fldChar w:fldCharType="separate"/>
      </w:r>
      <w:ins w:id="49" w:author="rolf" w:date="2020-02-24T09:42:00Z">
        <w:r w:rsidR="00E56E8E">
          <w:rPr>
            <w:noProof/>
            <w:webHidden/>
          </w:rPr>
          <w:t>5</w:t>
        </w:r>
      </w:ins>
      <w:del w:id="50" w:author="rolf" w:date="2020-02-24T09:34:00Z">
        <w:r w:rsidR="001E4EC3" w:rsidDel="006A153C">
          <w:rPr>
            <w:noProof/>
            <w:webHidden/>
          </w:rPr>
          <w:delText>4</w:delText>
        </w:r>
      </w:del>
      <w:r w:rsidR="003F140A">
        <w:rPr>
          <w:noProof/>
          <w:webHidden/>
        </w:rPr>
        <w:fldChar w:fldCharType="end"/>
      </w:r>
      <w:r>
        <w:rPr>
          <w:noProof/>
        </w:rPr>
        <w:fldChar w:fldCharType="end"/>
      </w:r>
    </w:p>
    <w:p w:rsidR="003F140A" w:rsidRDefault="00F22FC7">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"_Toc22028270" </w:instrText>
      </w:r>
      <w:ins w:id="51" w:author="rolf" w:date="2020-02-24T09:34:00Z">
        <w:r w:rsidR="006A153C">
          <w:rPr>
            <w:noProof/>
          </w:rPr>
        </w:r>
      </w:ins>
      <w:r>
        <w:rPr>
          <w:noProof/>
        </w:rPr>
        <w:fldChar w:fldCharType="separate"/>
      </w:r>
      <w:r w:rsidR="003F140A" w:rsidRPr="00CC1084">
        <w:rPr>
          <w:rStyle w:val="Hyperlink"/>
          <w:noProof/>
          <w:lang w:val="en-US"/>
        </w:rPr>
        <w:t>3.2</w:t>
      </w:r>
      <w:r w:rsidR="003F140A">
        <w:rPr>
          <w:rFonts w:asciiTheme="minorHAnsi" w:eastAsiaTheme="minorEastAsia" w:hAnsiTheme="minorHAnsi" w:cstheme="minorBidi"/>
          <w:noProof/>
          <w:lang w:eastAsia="de-DE"/>
        </w:rPr>
        <w:tab/>
      </w:r>
      <w:r w:rsidR="003F140A" w:rsidRPr="00CC1084">
        <w:rPr>
          <w:rStyle w:val="Hyperlink"/>
          <w:noProof/>
          <w:lang w:val="en-US"/>
        </w:rPr>
        <w:t>Linux</w:t>
      </w:r>
      <w:r w:rsidR="003F140A">
        <w:rPr>
          <w:noProof/>
          <w:webHidden/>
        </w:rPr>
        <w:tab/>
      </w:r>
      <w:r w:rsidR="003F140A">
        <w:rPr>
          <w:noProof/>
          <w:webHidden/>
        </w:rPr>
        <w:fldChar w:fldCharType="begin"/>
      </w:r>
      <w:r w:rsidR="003F140A">
        <w:rPr>
          <w:noProof/>
          <w:webHidden/>
        </w:rPr>
        <w:instrText xml:space="preserve"> PAGEREF _Toc22028270 \h </w:instrText>
      </w:r>
      <w:r w:rsidR="003F140A">
        <w:rPr>
          <w:noProof/>
          <w:webHidden/>
        </w:rPr>
      </w:r>
      <w:r w:rsidR="003F140A">
        <w:rPr>
          <w:noProof/>
          <w:webHidden/>
        </w:rPr>
        <w:fldChar w:fldCharType="separate"/>
      </w:r>
      <w:r w:rsidR="00E56E8E">
        <w:rPr>
          <w:noProof/>
          <w:webHidden/>
        </w:rPr>
        <w:t>5</w:t>
      </w:r>
      <w:r w:rsidR="003F140A">
        <w:rPr>
          <w:noProof/>
          <w:webHidden/>
        </w:rPr>
        <w:fldChar w:fldCharType="end"/>
      </w:r>
      <w:r>
        <w:rPr>
          <w:noProof/>
        </w:rPr>
        <w:fldChar w:fldCharType="end"/>
      </w:r>
    </w:p>
    <w:p w:rsidR="003F140A" w:rsidRDefault="00F22FC7">
      <w:pPr>
        <w:pStyle w:val="Verzeichnis2"/>
        <w:tabs>
          <w:tab w:val="left" w:pos="66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"_Toc22028271" </w:instrText>
      </w:r>
      <w:ins w:id="52" w:author="rolf" w:date="2020-02-24T09:34:00Z">
        <w:r w:rsidR="006A153C">
          <w:rPr>
            <w:noProof/>
          </w:rPr>
        </w:r>
      </w:ins>
      <w:r>
        <w:rPr>
          <w:noProof/>
        </w:rPr>
        <w:fldChar w:fldCharType="separate"/>
      </w:r>
      <w:r w:rsidR="003F140A" w:rsidRPr="00CC1084">
        <w:rPr>
          <w:rStyle w:val="Hyperlink"/>
          <w:noProof/>
          <w:lang w:val="en-US"/>
        </w:rPr>
        <w:t>4.</w:t>
      </w:r>
      <w:r w:rsidR="003F140A">
        <w:rPr>
          <w:rFonts w:asciiTheme="minorHAnsi" w:eastAsiaTheme="minorEastAsia" w:hAnsiTheme="minorHAnsi" w:cstheme="minorBidi"/>
          <w:noProof/>
          <w:lang w:eastAsia="de-DE"/>
        </w:rPr>
        <w:tab/>
      </w:r>
      <w:r w:rsidR="003F140A" w:rsidRPr="00CC1084">
        <w:rPr>
          <w:rStyle w:val="Hyperlink"/>
          <w:noProof/>
          <w:lang w:val="en-US"/>
        </w:rPr>
        <w:t>Program Execution</w:t>
      </w:r>
      <w:r w:rsidR="003F140A">
        <w:rPr>
          <w:noProof/>
          <w:webHidden/>
        </w:rPr>
        <w:tab/>
      </w:r>
      <w:r w:rsidR="003F140A">
        <w:rPr>
          <w:noProof/>
          <w:webHidden/>
        </w:rPr>
        <w:fldChar w:fldCharType="begin"/>
      </w:r>
      <w:r w:rsidR="003F140A">
        <w:rPr>
          <w:noProof/>
          <w:webHidden/>
        </w:rPr>
        <w:instrText xml:space="preserve"> PAGEREF _Toc22028271 \h </w:instrText>
      </w:r>
      <w:r w:rsidR="003F140A">
        <w:rPr>
          <w:noProof/>
          <w:webHidden/>
        </w:rPr>
      </w:r>
      <w:r w:rsidR="003F140A">
        <w:rPr>
          <w:noProof/>
          <w:webHidden/>
        </w:rPr>
        <w:fldChar w:fldCharType="separate"/>
      </w:r>
      <w:r w:rsidR="00E56E8E">
        <w:rPr>
          <w:noProof/>
          <w:webHidden/>
        </w:rPr>
        <w:t>5</w:t>
      </w:r>
      <w:r w:rsidR="003F140A">
        <w:rPr>
          <w:noProof/>
          <w:webHidden/>
        </w:rPr>
        <w:fldChar w:fldCharType="end"/>
      </w:r>
      <w:r>
        <w:rPr>
          <w:noProof/>
        </w:rPr>
        <w:fldChar w:fldCharType="end"/>
      </w:r>
    </w:p>
    <w:p w:rsidR="003F140A" w:rsidRDefault="00F22FC7">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"_Toc22028276" </w:instrText>
      </w:r>
      <w:ins w:id="53" w:author="rolf" w:date="2020-02-24T09:34:00Z">
        <w:r w:rsidR="006A153C">
          <w:rPr>
            <w:noProof/>
          </w:rPr>
        </w:r>
      </w:ins>
      <w:r>
        <w:rPr>
          <w:noProof/>
        </w:rPr>
        <w:fldChar w:fldCharType="separate"/>
      </w:r>
      <w:r w:rsidR="003F140A" w:rsidRPr="00CC1084">
        <w:rPr>
          <w:rStyle w:val="Hyperlink"/>
          <w:noProof/>
          <w:lang w:val="en-US"/>
        </w:rPr>
        <w:t>4.1</w:t>
      </w:r>
      <w:r w:rsidR="003F140A">
        <w:rPr>
          <w:rFonts w:asciiTheme="minorHAnsi" w:eastAsiaTheme="minorEastAsia" w:hAnsiTheme="minorHAnsi" w:cstheme="minorBidi"/>
          <w:noProof/>
          <w:lang w:eastAsia="de-DE"/>
        </w:rPr>
        <w:tab/>
      </w:r>
      <w:r w:rsidR="003F140A" w:rsidRPr="00CC1084">
        <w:rPr>
          <w:rStyle w:val="Hyperlink"/>
          <w:noProof/>
          <w:lang w:val="en-US"/>
        </w:rPr>
        <w:t>Program Start / Setting Parameters</w:t>
      </w:r>
      <w:r w:rsidR="003F140A">
        <w:rPr>
          <w:noProof/>
          <w:webHidden/>
        </w:rPr>
        <w:tab/>
      </w:r>
      <w:r w:rsidR="003F140A">
        <w:rPr>
          <w:noProof/>
          <w:webHidden/>
        </w:rPr>
        <w:fldChar w:fldCharType="begin"/>
      </w:r>
      <w:r w:rsidR="003F140A">
        <w:rPr>
          <w:noProof/>
          <w:webHidden/>
        </w:rPr>
        <w:instrText xml:space="preserve"> PAGEREF _Toc22028276 \h </w:instrText>
      </w:r>
      <w:r w:rsidR="003F140A">
        <w:rPr>
          <w:noProof/>
          <w:webHidden/>
        </w:rPr>
      </w:r>
      <w:r w:rsidR="003F140A">
        <w:rPr>
          <w:noProof/>
          <w:webHidden/>
        </w:rPr>
        <w:fldChar w:fldCharType="separate"/>
      </w:r>
      <w:r w:rsidR="00E56E8E">
        <w:rPr>
          <w:noProof/>
          <w:webHidden/>
        </w:rPr>
        <w:t>5</w:t>
      </w:r>
      <w:r w:rsidR="003F140A">
        <w:rPr>
          <w:noProof/>
          <w:webHidden/>
        </w:rPr>
        <w:fldChar w:fldCharType="end"/>
      </w:r>
      <w:r>
        <w:rPr>
          <w:noProof/>
        </w:rPr>
        <w:fldChar w:fldCharType="end"/>
      </w:r>
    </w:p>
    <w:p w:rsidR="003F140A" w:rsidRDefault="00F22FC7">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"_Toc22028277" </w:instrText>
      </w:r>
      <w:ins w:id="54" w:author="rolf" w:date="2020-02-24T09:34:00Z">
        <w:r w:rsidR="006A153C">
          <w:rPr>
            <w:noProof/>
          </w:rPr>
        </w:r>
      </w:ins>
      <w:r>
        <w:rPr>
          <w:noProof/>
        </w:rPr>
        <w:fldChar w:fldCharType="separate"/>
      </w:r>
      <w:r w:rsidR="003F140A" w:rsidRPr="00CC1084">
        <w:rPr>
          <w:rStyle w:val="Hyperlink"/>
          <w:noProof/>
          <w:lang w:val="en-US"/>
        </w:rPr>
        <w:t>4.2</w:t>
      </w:r>
      <w:r w:rsidR="003F140A">
        <w:rPr>
          <w:rFonts w:asciiTheme="minorHAnsi" w:eastAsiaTheme="minorEastAsia" w:hAnsiTheme="minorHAnsi" w:cstheme="minorBidi"/>
          <w:noProof/>
          <w:lang w:eastAsia="de-DE"/>
        </w:rPr>
        <w:tab/>
      </w:r>
      <w:r w:rsidR="003F140A" w:rsidRPr="00CC1084">
        <w:rPr>
          <w:rStyle w:val="Hyperlink"/>
          <w:noProof/>
          <w:lang w:val="en-US"/>
        </w:rPr>
        <w:t>Dark / Flat Frame Calibration</w:t>
      </w:r>
      <w:r w:rsidR="003F140A">
        <w:rPr>
          <w:noProof/>
          <w:webHidden/>
        </w:rPr>
        <w:tab/>
      </w:r>
      <w:r w:rsidR="003F140A">
        <w:rPr>
          <w:noProof/>
          <w:webHidden/>
        </w:rPr>
        <w:fldChar w:fldCharType="begin"/>
      </w:r>
      <w:r w:rsidR="003F140A">
        <w:rPr>
          <w:noProof/>
          <w:webHidden/>
        </w:rPr>
        <w:instrText xml:space="preserve"> PAGEREF _Toc22028277 \h </w:instrText>
      </w:r>
      <w:r w:rsidR="003F140A">
        <w:rPr>
          <w:noProof/>
          <w:webHidden/>
        </w:rPr>
      </w:r>
      <w:r w:rsidR="003F140A">
        <w:rPr>
          <w:noProof/>
          <w:webHidden/>
        </w:rPr>
        <w:fldChar w:fldCharType="separate"/>
      </w:r>
      <w:ins w:id="55" w:author="rolf" w:date="2020-02-24T09:42:00Z">
        <w:r w:rsidR="00E56E8E">
          <w:rPr>
            <w:noProof/>
            <w:webHidden/>
          </w:rPr>
          <w:t>7</w:t>
        </w:r>
      </w:ins>
      <w:del w:id="56" w:author="rolf" w:date="2020-02-24T09:34:00Z">
        <w:r w:rsidR="001E4EC3" w:rsidDel="006A153C">
          <w:rPr>
            <w:noProof/>
            <w:webHidden/>
          </w:rPr>
          <w:delText>6</w:delText>
        </w:r>
      </w:del>
      <w:r w:rsidR="003F140A">
        <w:rPr>
          <w:noProof/>
          <w:webHidden/>
        </w:rPr>
        <w:fldChar w:fldCharType="end"/>
      </w:r>
      <w:r>
        <w:rPr>
          <w:noProof/>
        </w:rPr>
        <w:fldChar w:fldCharType="end"/>
      </w:r>
    </w:p>
    <w:p w:rsidR="003F140A" w:rsidRDefault="00F22FC7">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"_Toc22028278" </w:instrText>
      </w:r>
      <w:ins w:id="57" w:author="rolf" w:date="2020-02-24T09:34:00Z">
        <w:r w:rsidR="006A153C">
          <w:rPr>
            <w:noProof/>
          </w:rPr>
        </w:r>
      </w:ins>
      <w:r>
        <w:rPr>
          <w:noProof/>
        </w:rPr>
        <w:fldChar w:fldCharType="separate"/>
      </w:r>
      <w:r w:rsidR="003F140A" w:rsidRPr="00CC1084">
        <w:rPr>
          <w:rStyle w:val="Hyperlink"/>
          <w:noProof/>
          <w:lang w:val="en-US"/>
        </w:rPr>
        <w:t>4.3</w:t>
      </w:r>
      <w:r w:rsidR="003F140A">
        <w:rPr>
          <w:rFonts w:asciiTheme="minorHAnsi" w:eastAsiaTheme="minorEastAsia" w:hAnsiTheme="minorHAnsi" w:cstheme="minorBidi"/>
          <w:noProof/>
          <w:lang w:eastAsia="de-DE"/>
        </w:rPr>
        <w:tab/>
      </w:r>
      <w:r w:rsidR="003F140A" w:rsidRPr="00CC1084">
        <w:rPr>
          <w:rStyle w:val="Hyperlink"/>
          <w:noProof/>
          <w:lang w:val="en-US"/>
        </w:rPr>
        <w:t>Job Specification</w:t>
      </w:r>
      <w:r w:rsidR="003F140A">
        <w:rPr>
          <w:noProof/>
          <w:webHidden/>
        </w:rPr>
        <w:tab/>
      </w:r>
      <w:r w:rsidR="003F140A">
        <w:rPr>
          <w:noProof/>
          <w:webHidden/>
        </w:rPr>
        <w:fldChar w:fldCharType="begin"/>
      </w:r>
      <w:r w:rsidR="003F140A">
        <w:rPr>
          <w:noProof/>
          <w:webHidden/>
        </w:rPr>
        <w:instrText xml:space="preserve"> PAGEREF _Toc22028278 \h </w:instrText>
      </w:r>
      <w:r w:rsidR="003F140A">
        <w:rPr>
          <w:noProof/>
          <w:webHidden/>
        </w:rPr>
      </w:r>
      <w:r w:rsidR="003F140A">
        <w:rPr>
          <w:noProof/>
          <w:webHidden/>
        </w:rPr>
        <w:fldChar w:fldCharType="separate"/>
      </w:r>
      <w:r w:rsidR="00E56E8E">
        <w:rPr>
          <w:noProof/>
          <w:webHidden/>
        </w:rPr>
        <w:t>8</w:t>
      </w:r>
      <w:r w:rsidR="003F140A">
        <w:rPr>
          <w:noProof/>
          <w:webHidden/>
        </w:rPr>
        <w:fldChar w:fldCharType="end"/>
      </w:r>
      <w:r>
        <w:rPr>
          <w:noProof/>
        </w:rPr>
        <w:fldChar w:fldCharType="end"/>
      </w:r>
    </w:p>
    <w:p w:rsidR="003F140A" w:rsidRDefault="00F22FC7">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"_Toc22028279" </w:instrText>
      </w:r>
      <w:ins w:id="58" w:author="rolf" w:date="2020-02-24T09:34:00Z">
        <w:r w:rsidR="006A153C">
          <w:rPr>
            <w:noProof/>
          </w:rPr>
        </w:r>
      </w:ins>
      <w:r>
        <w:rPr>
          <w:noProof/>
        </w:rPr>
        <w:fldChar w:fldCharType="separate"/>
      </w:r>
      <w:r w:rsidR="003F140A" w:rsidRPr="00CC1084">
        <w:rPr>
          <w:rStyle w:val="Hyperlink"/>
          <w:noProof/>
          <w:lang w:val="en-US"/>
        </w:rPr>
        <w:t>4.4</w:t>
      </w:r>
      <w:r w:rsidR="003F140A">
        <w:rPr>
          <w:rFonts w:asciiTheme="minorHAnsi" w:eastAsiaTheme="minorEastAsia" w:hAnsiTheme="minorHAnsi" w:cstheme="minorBidi"/>
          <w:noProof/>
          <w:lang w:eastAsia="de-DE"/>
        </w:rPr>
        <w:tab/>
      </w:r>
      <w:r w:rsidR="003F140A" w:rsidRPr="00CC1084">
        <w:rPr>
          <w:rStyle w:val="Hyperlink"/>
          <w:noProof/>
          <w:lang w:val="en-US"/>
        </w:rPr>
        <w:t>Starting and Controlling the Workflow</w:t>
      </w:r>
      <w:r w:rsidR="003F140A">
        <w:rPr>
          <w:noProof/>
          <w:webHidden/>
        </w:rPr>
        <w:tab/>
      </w:r>
      <w:r w:rsidR="003F140A">
        <w:rPr>
          <w:noProof/>
          <w:webHidden/>
        </w:rPr>
        <w:fldChar w:fldCharType="begin"/>
      </w:r>
      <w:r w:rsidR="003F140A">
        <w:rPr>
          <w:noProof/>
          <w:webHidden/>
        </w:rPr>
        <w:instrText xml:space="preserve"> PAGEREF _Toc22028279 \h </w:instrText>
      </w:r>
      <w:r w:rsidR="003F140A">
        <w:rPr>
          <w:noProof/>
          <w:webHidden/>
        </w:rPr>
      </w:r>
      <w:r w:rsidR="003F140A">
        <w:rPr>
          <w:noProof/>
          <w:webHidden/>
        </w:rPr>
        <w:fldChar w:fldCharType="separate"/>
      </w:r>
      <w:ins w:id="59" w:author="rolf" w:date="2020-02-24T09:42:00Z">
        <w:r w:rsidR="00E56E8E">
          <w:rPr>
            <w:noProof/>
            <w:webHidden/>
          </w:rPr>
          <w:t>11</w:t>
        </w:r>
      </w:ins>
      <w:del w:id="60" w:author="rolf" w:date="2020-02-24T09:34:00Z">
        <w:r w:rsidR="001E4EC3" w:rsidDel="006A153C">
          <w:rPr>
            <w:noProof/>
            <w:webHidden/>
          </w:rPr>
          <w:delText>10</w:delText>
        </w:r>
      </w:del>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"_Toc22028280" </w:instrText>
      </w:r>
      <w:ins w:id="61" w:author="rolf" w:date="2020-02-24T09:34:00Z">
        <w:r w:rsidR="006A153C">
          <w:rPr>
            <w:noProof/>
          </w:rPr>
        </w:r>
      </w:ins>
      <w:r>
        <w:rPr>
          <w:noProof/>
        </w:rPr>
        <w:fldChar w:fldCharType="separate"/>
      </w:r>
      <w:r w:rsidR="003F140A" w:rsidRPr="00CC1084">
        <w:rPr>
          <w:rStyle w:val="Hyperlink"/>
          <w:noProof/>
          <w:lang w:val="en-US"/>
        </w:rPr>
        <w:t>4.5</w:t>
      </w:r>
      <w:r w:rsidR="003F140A">
        <w:rPr>
          <w:rFonts w:asciiTheme="minorHAnsi" w:eastAsiaTheme="minorEastAsia" w:hAnsiTheme="minorHAnsi" w:cstheme="minorBidi"/>
          <w:noProof/>
          <w:lang w:eastAsia="de-DE"/>
        </w:rPr>
        <w:tab/>
      </w:r>
      <w:r w:rsidR="003F140A" w:rsidRPr="00CC1084">
        <w:rPr>
          <w:rStyle w:val="Hyperlink"/>
          <w:noProof/>
          <w:lang w:val="en-US"/>
        </w:rPr>
        <w:t>Execution Protocol</w:t>
      </w:r>
      <w:r w:rsidR="003F140A">
        <w:rPr>
          <w:noProof/>
          <w:webHidden/>
        </w:rPr>
        <w:tab/>
      </w:r>
      <w:r w:rsidR="003F140A">
        <w:rPr>
          <w:noProof/>
          <w:webHidden/>
        </w:rPr>
        <w:fldChar w:fldCharType="begin"/>
      </w:r>
      <w:r w:rsidR="003F140A">
        <w:rPr>
          <w:noProof/>
          <w:webHidden/>
        </w:rPr>
        <w:instrText xml:space="preserve"> PAGEREF _Toc22028280 \h </w:instrText>
      </w:r>
      <w:r w:rsidR="003F140A">
        <w:rPr>
          <w:noProof/>
          <w:webHidden/>
        </w:rPr>
      </w:r>
      <w:r w:rsidR="003F140A">
        <w:rPr>
          <w:noProof/>
          <w:webHidden/>
        </w:rPr>
        <w:fldChar w:fldCharType="separate"/>
      </w:r>
      <w:ins w:id="62" w:author="rolf" w:date="2020-02-24T09:42:00Z">
        <w:r w:rsidR="00E56E8E">
          <w:rPr>
            <w:noProof/>
            <w:webHidden/>
          </w:rPr>
          <w:t>11</w:t>
        </w:r>
      </w:ins>
      <w:del w:id="63" w:author="rolf" w:date="2020-02-15T20:48:00Z">
        <w:r w:rsidR="00BE6F28" w:rsidDel="00390CF3">
          <w:rPr>
            <w:noProof/>
            <w:webHidden/>
          </w:rPr>
          <w:delText>10</w:delText>
        </w:r>
      </w:del>
      <w:r w:rsidR="003F140A">
        <w:rPr>
          <w:noProof/>
          <w:webHidden/>
        </w:rPr>
        <w:fldChar w:fldCharType="end"/>
      </w:r>
      <w:r>
        <w:rPr>
          <w:noProof/>
        </w:rPr>
        <w:fldChar w:fldCharType="end"/>
      </w:r>
    </w:p>
    <w:p w:rsidR="003F140A" w:rsidRDefault="00F22FC7">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"_Toc22028281" </w:instrText>
      </w:r>
      <w:ins w:id="64" w:author="rolf" w:date="2020-02-24T09:34:00Z">
        <w:r w:rsidR="006A153C">
          <w:rPr>
            <w:noProof/>
          </w:rPr>
        </w:r>
      </w:ins>
      <w:r>
        <w:rPr>
          <w:noProof/>
        </w:rPr>
        <w:fldChar w:fldCharType="separate"/>
      </w:r>
      <w:r w:rsidR="003F140A" w:rsidRPr="00CC1084">
        <w:rPr>
          <w:rStyle w:val="Hyperlink"/>
          <w:noProof/>
          <w:lang w:val="en-US"/>
        </w:rPr>
        <w:t>4.6</w:t>
      </w:r>
      <w:r w:rsidR="003F140A">
        <w:rPr>
          <w:rFonts w:asciiTheme="minorHAnsi" w:eastAsiaTheme="minorEastAsia" w:hAnsiTheme="minorHAnsi" w:cstheme="minorBidi"/>
          <w:noProof/>
          <w:lang w:eastAsia="de-DE"/>
        </w:rPr>
        <w:tab/>
      </w:r>
      <w:r w:rsidR="003F140A" w:rsidRPr="00CC1084">
        <w:rPr>
          <w:rStyle w:val="Hyperlink"/>
          <w:noProof/>
          <w:lang w:val="en-US"/>
        </w:rPr>
        <w:t>Reading Input Data and Buffering</w:t>
      </w:r>
      <w:r w:rsidR="003F140A">
        <w:rPr>
          <w:noProof/>
          <w:webHidden/>
        </w:rPr>
        <w:tab/>
      </w:r>
      <w:r w:rsidR="003F140A">
        <w:rPr>
          <w:noProof/>
          <w:webHidden/>
        </w:rPr>
        <w:fldChar w:fldCharType="begin"/>
      </w:r>
      <w:r w:rsidR="003F140A">
        <w:rPr>
          <w:noProof/>
          <w:webHidden/>
        </w:rPr>
        <w:instrText xml:space="preserve"> PAGEREF _Toc22028281 \h </w:instrText>
      </w:r>
      <w:r w:rsidR="003F140A">
        <w:rPr>
          <w:noProof/>
          <w:webHidden/>
        </w:rPr>
      </w:r>
      <w:r w:rsidR="003F140A">
        <w:rPr>
          <w:noProof/>
          <w:webHidden/>
        </w:rPr>
        <w:fldChar w:fldCharType="separate"/>
      </w:r>
      <w:ins w:id="65" w:author="rolf" w:date="2020-02-24T09:42:00Z">
        <w:r w:rsidR="00E56E8E">
          <w:rPr>
            <w:noProof/>
            <w:webHidden/>
          </w:rPr>
          <w:t>12</w:t>
        </w:r>
      </w:ins>
      <w:del w:id="66" w:author="rolf" w:date="2020-02-24T09:34:00Z">
        <w:r w:rsidR="001E4EC3" w:rsidDel="006A153C">
          <w:rPr>
            <w:noProof/>
            <w:webHidden/>
          </w:rPr>
          <w:delText>11</w:delText>
        </w:r>
      </w:del>
      <w:r w:rsidR="003F140A">
        <w:rPr>
          <w:noProof/>
          <w:webHidden/>
        </w:rPr>
        <w:fldChar w:fldCharType="end"/>
      </w:r>
      <w:r>
        <w:rPr>
          <w:noProof/>
        </w:rPr>
        <w:fldChar w:fldCharType="end"/>
      </w:r>
    </w:p>
    <w:p w:rsidR="003F140A" w:rsidRDefault="00F22FC7">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"_Toc22028282" </w:instrText>
      </w:r>
      <w:ins w:id="67" w:author="rolf" w:date="2020-02-24T09:34:00Z">
        <w:r w:rsidR="006A153C">
          <w:rPr>
            <w:noProof/>
          </w:rPr>
        </w:r>
      </w:ins>
      <w:r>
        <w:rPr>
          <w:noProof/>
        </w:rPr>
        <w:fldChar w:fldCharType="separate"/>
      </w:r>
      <w:r w:rsidR="003F140A" w:rsidRPr="00CC1084">
        <w:rPr>
          <w:rStyle w:val="Hyperlink"/>
          <w:noProof/>
          <w:lang w:val="en-US"/>
        </w:rPr>
        <w:t>4.7</w:t>
      </w:r>
      <w:r w:rsidR="003F140A">
        <w:rPr>
          <w:rFonts w:asciiTheme="minorHAnsi" w:eastAsiaTheme="minorEastAsia" w:hAnsiTheme="minorHAnsi" w:cstheme="minorBidi"/>
          <w:noProof/>
          <w:lang w:eastAsia="de-DE"/>
        </w:rPr>
        <w:tab/>
      </w:r>
      <w:r w:rsidR="003F140A" w:rsidRPr="00CC1084">
        <w:rPr>
          <w:rStyle w:val="Hyperlink"/>
          <w:noProof/>
          <w:lang w:val="en-US"/>
        </w:rPr>
        <w:t>Frame stabilization</w:t>
      </w:r>
      <w:r w:rsidR="003F140A">
        <w:rPr>
          <w:noProof/>
          <w:webHidden/>
        </w:rPr>
        <w:tab/>
      </w:r>
      <w:r w:rsidR="003F140A">
        <w:rPr>
          <w:noProof/>
          <w:webHidden/>
        </w:rPr>
        <w:fldChar w:fldCharType="begin"/>
      </w:r>
      <w:r w:rsidR="003F140A">
        <w:rPr>
          <w:noProof/>
          <w:webHidden/>
        </w:rPr>
        <w:instrText xml:space="preserve"> PAGEREF _Toc22028282 \h </w:instrText>
      </w:r>
      <w:r w:rsidR="003F140A">
        <w:rPr>
          <w:noProof/>
          <w:webHidden/>
        </w:rPr>
      </w:r>
      <w:r w:rsidR="003F140A">
        <w:rPr>
          <w:noProof/>
          <w:webHidden/>
        </w:rPr>
        <w:fldChar w:fldCharType="separate"/>
      </w:r>
      <w:ins w:id="68" w:author="rolf" w:date="2020-02-24T09:42:00Z">
        <w:r w:rsidR="00E56E8E">
          <w:rPr>
            <w:noProof/>
            <w:webHidden/>
          </w:rPr>
          <w:t>13</w:t>
        </w:r>
      </w:ins>
      <w:del w:id="69" w:author="rolf" w:date="2020-02-24T09:34:00Z">
        <w:r w:rsidR="001E4EC3" w:rsidDel="006A153C">
          <w:rPr>
            <w:noProof/>
            <w:webHidden/>
          </w:rPr>
          <w:delText>12</w:delText>
        </w:r>
      </w:del>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"_Toc22028283" </w:instrText>
      </w:r>
      <w:ins w:id="70" w:author="rolf" w:date="2020-02-24T09:34:00Z">
        <w:r w:rsidR="006A153C">
          <w:rPr>
            <w:noProof/>
          </w:rPr>
        </w:r>
      </w:ins>
      <w:r>
        <w:rPr>
          <w:noProof/>
        </w:rPr>
        <w:fldChar w:fldCharType="separate"/>
      </w:r>
      <w:r w:rsidR="003F140A" w:rsidRPr="00CC1084">
        <w:rPr>
          <w:rStyle w:val="Hyperlink"/>
          <w:noProof/>
          <w:lang w:val="en-US"/>
        </w:rPr>
        <w:t>4.8</w:t>
      </w:r>
      <w:r w:rsidR="003F140A">
        <w:rPr>
          <w:rFonts w:asciiTheme="minorHAnsi" w:eastAsiaTheme="minorEastAsia" w:hAnsiTheme="minorHAnsi" w:cstheme="minorBidi"/>
          <w:noProof/>
          <w:lang w:eastAsia="de-DE"/>
        </w:rPr>
        <w:tab/>
      </w:r>
      <w:r w:rsidR="003F140A" w:rsidRPr="00CC1084">
        <w:rPr>
          <w:rStyle w:val="Hyperlink"/>
          <w:noProof/>
          <w:lang w:val="en-US"/>
        </w:rPr>
        <w:t>Setting the Stacking Fraction</w:t>
      </w:r>
      <w:r w:rsidR="003F140A">
        <w:rPr>
          <w:noProof/>
          <w:webHidden/>
        </w:rPr>
        <w:tab/>
      </w:r>
      <w:r w:rsidR="003F140A">
        <w:rPr>
          <w:noProof/>
          <w:webHidden/>
        </w:rPr>
        <w:fldChar w:fldCharType="begin"/>
      </w:r>
      <w:r w:rsidR="003F140A">
        <w:rPr>
          <w:noProof/>
          <w:webHidden/>
        </w:rPr>
        <w:instrText xml:space="preserve"> PAGEREF _Toc22028283 \h </w:instrText>
      </w:r>
      <w:r w:rsidR="003F140A">
        <w:rPr>
          <w:noProof/>
          <w:webHidden/>
        </w:rPr>
      </w:r>
      <w:r w:rsidR="003F140A">
        <w:rPr>
          <w:noProof/>
          <w:webHidden/>
        </w:rPr>
        <w:fldChar w:fldCharType="separate"/>
      </w:r>
      <w:ins w:id="71" w:author="rolf" w:date="2020-02-24T09:42:00Z">
        <w:r w:rsidR="00E56E8E">
          <w:rPr>
            <w:noProof/>
            <w:webHidden/>
          </w:rPr>
          <w:t>14</w:t>
        </w:r>
      </w:ins>
      <w:del w:id="72" w:author="rolf" w:date="2020-02-15T20:48:00Z">
        <w:r w:rsidR="00BE6F28" w:rsidDel="00390CF3">
          <w:rPr>
            <w:noProof/>
            <w:webHidden/>
          </w:rPr>
          <w:delText>13</w:delText>
        </w:r>
      </w:del>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"_Toc22028284" </w:instrText>
      </w:r>
      <w:ins w:id="73" w:author="rolf" w:date="2020-02-24T09:34:00Z">
        <w:r w:rsidR="006A153C">
          <w:rPr>
            <w:noProof/>
          </w:rPr>
        </w:r>
      </w:ins>
      <w:r>
        <w:rPr>
          <w:noProof/>
        </w:rPr>
        <w:fldChar w:fldCharType="separate"/>
      </w:r>
      <w:r w:rsidR="003F140A" w:rsidRPr="00CC1084">
        <w:rPr>
          <w:rStyle w:val="Hyperlink"/>
          <w:noProof/>
          <w:lang w:val="en-US"/>
        </w:rPr>
        <w:t>4.9</w:t>
      </w:r>
      <w:r w:rsidR="003F140A">
        <w:rPr>
          <w:rFonts w:asciiTheme="minorHAnsi" w:eastAsiaTheme="minorEastAsia" w:hAnsiTheme="minorHAnsi" w:cstheme="minorBidi"/>
          <w:noProof/>
          <w:lang w:eastAsia="de-DE"/>
        </w:rPr>
        <w:tab/>
      </w:r>
      <w:r w:rsidR="003F140A" w:rsidRPr="00CC1084">
        <w:rPr>
          <w:rStyle w:val="Hyperlink"/>
          <w:noProof/>
          <w:lang w:val="en-US"/>
        </w:rPr>
        <w:t>Setting a Region of Interest (ROI)</w:t>
      </w:r>
      <w:r w:rsidR="003F140A">
        <w:rPr>
          <w:noProof/>
          <w:webHidden/>
        </w:rPr>
        <w:tab/>
      </w:r>
      <w:r w:rsidR="003F140A">
        <w:rPr>
          <w:noProof/>
          <w:webHidden/>
        </w:rPr>
        <w:fldChar w:fldCharType="begin"/>
      </w:r>
      <w:r w:rsidR="003F140A">
        <w:rPr>
          <w:noProof/>
          <w:webHidden/>
        </w:rPr>
        <w:instrText xml:space="preserve"> PAGEREF _Toc22028284 \h </w:instrText>
      </w:r>
      <w:r w:rsidR="003F140A">
        <w:rPr>
          <w:noProof/>
          <w:webHidden/>
        </w:rPr>
      </w:r>
      <w:r w:rsidR="003F140A">
        <w:rPr>
          <w:noProof/>
          <w:webHidden/>
        </w:rPr>
        <w:fldChar w:fldCharType="separate"/>
      </w:r>
      <w:ins w:id="74" w:author="rolf" w:date="2020-02-24T09:42:00Z">
        <w:r w:rsidR="00E56E8E">
          <w:rPr>
            <w:noProof/>
            <w:webHidden/>
          </w:rPr>
          <w:t>15</w:t>
        </w:r>
      </w:ins>
      <w:del w:id="75" w:author="rolf" w:date="2020-02-15T20:48:00Z">
        <w:r w:rsidR="00BE6F28" w:rsidDel="00390CF3">
          <w:rPr>
            <w:noProof/>
            <w:webHidden/>
          </w:rPr>
          <w:delText>14</w:delText>
        </w:r>
      </w:del>
      <w:r w:rsidR="003F140A">
        <w:rPr>
          <w:noProof/>
          <w:webHidden/>
        </w:rPr>
        <w:fldChar w:fldCharType="end"/>
      </w:r>
      <w:r>
        <w:rPr>
          <w:noProof/>
        </w:rPr>
        <w:fldChar w:fldCharType="end"/>
      </w:r>
    </w:p>
    <w:p w:rsidR="003F140A" w:rsidRDefault="00F22FC7">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"_Toc22028285" </w:instrText>
      </w:r>
      <w:ins w:id="76" w:author="rolf" w:date="2020-02-24T09:34:00Z">
        <w:r w:rsidR="006A153C">
          <w:rPr>
            <w:noProof/>
          </w:rPr>
        </w:r>
      </w:ins>
      <w:r>
        <w:rPr>
          <w:noProof/>
        </w:rPr>
        <w:fldChar w:fldCharType="separate"/>
      </w:r>
      <w:r w:rsidR="003F140A" w:rsidRPr="00CC1084">
        <w:rPr>
          <w:rStyle w:val="Hyperlink"/>
          <w:noProof/>
          <w:lang w:val="en-US"/>
        </w:rPr>
        <w:t>4.10</w:t>
      </w:r>
      <w:r w:rsidR="003F140A">
        <w:rPr>
          <w:rFonts w:asciiTheme="minorHAnsi" w:eastAsiaTheme="minorEastAsia" w:hAnsiTheme="minorHAnsi" w:cstheme="minorBidi"/>
          <w:noProof/>
          <w:lang w:eastAsia="de-DE"/>
        </w:rPr>
        <w:tab/>
      </w:r>
      <w:r w:rsidR="003F140A" w:rsidRPr="00CC1084">
        <w:rPr>
          <w:rStyle w:val="Hyperlink"/>
          <w:noProof/>
          <w:lang w:val="en-US"/>
        </w:rPr>
        <w:t>Selecting Alignment Points</w:t>
      </w:r>
      <w:r w:rsidR="003F140A">
        <w:rPr>
          <w:noProof/>
          <w:webHidden/>
        </w:rPr>
        <w:tab/>
      </w:r>
      <w:r w:rsidR="003F140A">
        <w:rPr>
          <w:noProof/>
          <w:webHidden/>
        </w:rPr>
        <w:fldChar w:fldCharType="begin"/>
      </w:r>
      <w:r w:rsidR="003F140A">
        <w:rPr>
          <w:noProof/>
          <w:webHidden/>
        </w:rPr>
        <w:instrText xml:space="preserve"> PAGEREF _Toc22028285 \h </w:instrText>
      </w:r>
      <w:r w:rsidR="003F140A">
        <w:rPr>
          <w:noProof/>
          <w:webHidden/>
        </w:rPr>
      </w:r>
      <w:r w:rsidR="003F140A">
        <w:rPr>
          <w:noProof/>
          <w:webHidden/>
        </w:rPr>
        <w:fldChar w:fldCharType="separate"/>
      </w:r>
      <w:ins w:id="77" w:author="rolf" w:date="2020-02-24T09:42:00Z">
        <w:r w:rsidR="00E56E8E">
          <w:rPr>
            <w:noProof/>
            <w:webHidden/>
          </w:rPr>
          <w:t>16</w:t>
        </w:r>
      </w:ins>
      <w:del w:id="78" w:author="rolf" w:date="2020-02-24T09:34:00Z">
        <w:r w:rsidR="001E4EC3" w:rsidDel="006A153C">
          <w:rPr>
            <w:noProof/>
            <w:webHidden/>
          </w:rPr>
          <w:delText>15</w:delText>
        </w:r>
      </w:del>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"_Toc22028286" </w:instrText>
      </w:r>
      <w:ins w:id="79" w:author="rolf" w:date="2020-02-24T09:34:00Z">
        <w:r w:rsidR="006A153C">
          <w:rPr>
            <w:noProof/>
          </w:rPr>
        </w:r>
      </w:ins>
      <w:r>
        <w:rPr>
          <w:noProof/>
        </w:rPr>
        <w:fldChar w:fldCharType="separate"/>
      </w:r>
      <w:r w:rsidR="003F140A" w:rsidRPr="00CC1084">
        <w:rPr>
          <w:rStyle w:val="Hyperlink"/>
          <w:noProof/>
          <w:lang w:val="en-US"/>
        </w:rPr>
        <w:t>4.11</w:t>
      </w:r>
      <w:r w:rsidR="003F140A">
        <w:rPr>
          <w:rFonts w:asciiTheme="minorHAnsi" w:eastAsiaTheme="minorEastAsia" w:hAnsiTheme="minorHAnsi" w:cstheme="minorBidi"/>
          <w:noProof/>
          <w:lang w:eastAsia="de-DE"/>
        </w:rPr>
        <w:tab/>
      </w:r>
      <w:r w:rsidR="003F140A" w:rsidRPr="00CC1084">
        <w:rPr>
          <w:rStyle w:val="Hyperlink"/>
          <w:noProof/>
          <w:lang w:val="en-US"/>
        </w:rPr>
        <w:t>Frame Stacking</w:t>
      </w:r>
      <w:r w:rsidR="003F140A">
        <w:rPr>
          <w:noProof/>
          <w:webHidden/>
        </w:rPr>
        <w:tab/>
      </w:r>
      <w:r w:rsidR="003F140A">
        <w:rPr>
          <w:noProof/>
          <w:webHidden/>
        </w:rPr>
        <w:fldChar w:fldCharType="begin"/>
      </w:r>
      <w:r w:rsidR="003F140A">
        <w:rPr>
          <w:noProof/>
          <w:webHidden/>
        </w:rPr>
        <w:instrText xml:space="preserve"> PAGEREF _Toc22028286 \h </w:instrText>
      </w:r>
      <w:r w:rsidR="003F140A">
        <w:rPr>
          <w:noProof/>
          <w:webHidden/>
        </w:rPr>
      </w:r>
      <w:r w:rsidR="003F140A">
        <w:rPr>
          <w:noProof/>
          <w:webHidden/>
        </w:rPr>
        <w:fldChar w:fldCharType="separate"/>
      </w:r>
      <w:ins w:id="80" w:author="rolf" w:date="2020-02-24T09:42:00Z">
        <w:r w:rsidR="00E56E8E">
          <w:rPr>
            <w:noProof/>
            <w:webHidden/>
          </w:rPr>
          <w:t>17</w:t>
        </w:r>
      </w:ins>
      <w:del w:id="81" w:author="rolf" w:date="2020-02-15T20:48:00Z">
        <w:r w:rsidR="00BE6F28" w:rsidDel="00390CF3">
          <w:rPr>
            <w:noProof/>
            <w:webHidden/>
          </w:rPr>
          <w:delText>16</w:delText>
        </w:r>
      </w:del>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"_Toc22028287" </w:instrText>
      </w:r>
      <w:ins w:id="82" w:author="rolf" w:date="2020-02-24T09:34:00Z">
        <w:r w:rsidR="006A153C">
          <w:rPr>
            <w:noProof/>
          </w:rPr>
        </w:r>
      </w:ins>
      <w:r>
        <w:rPr>
          <w:noProof/>
        </w:rPr>
        <w:fldChar w:fldCharType="separate"/>
      </w:r>
      <w:r w:rsidR="003F140A" w:rsidRPr="00CC1084">
        <w:rPr>
          <w:rStyle w:val="Hyperlink"/>
          <w:noProof/>
          <w:lang w:val="en-US"/>
        </w:rPr>
        <w:t>4.12</w:t>
      </w:r>
      <w:r w:rsidR="003F140A">
        <w:rPr>
          <w:rFonts w:asciiTheme="minorHAnsi" w:eastAsiaTheme="minorEastAsia" w:hAnsiTheme="minorHAnsi" w:cstheme="minorBidi"/>
          <w:noProof/>
          <w:lang w:eastAsia="de-DE"/>
        </w:rPr>
        <w:tab/>
      </w:r>
      <w:r w:rsidR="003F140A" w:rsidRPr="00CC1084">
        <w:rPr>
          <w:rStyle w:val="Hyperlink"/>
          <w:noProof/>
          <w:lang w:val="en-US"/>
        </w:rPr>
        <w:t>Postprocessing (Image Sharpening / Smoothing)</w:t>
      </w:r>
      <w:r w:rsidR="003F140A">
        <w:rPr>
          <w:noProof/>
          <w:webHidden/>
        </w:rPr>
        <w:tab/>
      </w:r>
      <w:r w:rsidR="003F140A">
        <w:rPr>
          <w:noProof/>
          <w:webHidden/>
        </w:rPr>
        <w:fldChar w:fldCharType="begin"/>
      </w:r>
      <w:r w:rsidR="003F140A">
        <w:rPr>
          <w:noProof/>
          <w:webHidden/>
        </w:rPr>
        <w:instrText xml:space="preserve"> PAGEREF _Toc22028287 \h </w:instrText>
      </w:r>
      <w:r w:rsidR="003F140A">
        <w:rPr>
          <w:noProof/>
          <w:webHidden/>
        </w:rPr>
      </w:r>
      <w:r w:rsidR="003F140A">
        <w:rPr>
          <w:noProof/>
          <w:webHidden/>
        </w:rPr>
        <w:fldChar w:fldCharType="separate"/>
      </w:r>
      <w:ins w:id="83" w:author="rolf" w:date="2020-02-24T09:42:00Z">
        <w:r w:rsidR="00E56E8E">
          <w:rPr>
            <w:noProof/>
            <w:webHidden/>
          </w:rPr>
          <w:t>18</w:t>
        </w:r>
      </w:ins>
      <w:del w:id="84" w:author="rolf" w:date="2020-02-15T20:48:00Z">
        <w:r w:rsidR="00BE6F28" w:rsidDel="00390CF3">
          <w:rPr>
            <w:noProof/>
            <w:webHidden/>
          </w:rPr>
          <w:delText>17</w:delText>
        </w:r>
      </w:del>
      <w:r w:rsidR="003F140A">
        <w:rPr>
          <w:noProof/>
          <w:webHidden/>
        </w:rPr>
        <w:fldChar w:fldCharType="end"/>
      </w:r>
      <w:r>
        <w:rPr>
          <w:noProof/>
        </w:rPr>
        <w:fldChar w:fldCharType="end"/>
      </w:r>
    </w:p>
    <w:p w:rsidR="003F140A" w:rsidRDefault="00F22FC7">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"_Toc22028288" </w:instrText>
      </w:r>
      <w:ins w:id="85" w:author="rolf" w:date="2020-02-24T09:34:00Z">
        <w:r w:rsidR="006A153C">
          <w:rPr>
            <w:noProof/>
          </w:rPr>
        </w:r>
      </w:ins>
      <w:r>
        <w:rPr>
          <w:noProof/>
        </w:rPr>
        <w:fldChar w:fldCharType="separate"/>
      </w:r>
      <w:r w:rsidR="003F140A" w:rsidRPr="00CC1084">
        <w:rPr>
          <w:rStyle w:val="Hyperlink"/>
          <w:noProof/>
          <w:lang w:val="en-US"/>
        </w:rPr>
        <w:t>4.13</w:t>
      </w:r>
      <w:r w:rsidR="003F140A">
        <w:rPr>
          <w:rFonts w:asciiTheme="minorHAnsi" w:eastAsiaTheme="minorEastAsia" w:hAnsiTheme="minorHAnsi" w:cstheme="minorBidi"/>
          <w:noProof/>
          <w:lang w:eastAsia="de-DE"/>
        </w:rPr>
        <w:tab/>
      </w:r>
      <w:r w:rsidR="003F140A" w:rsidRPr="00CC1084">
        <w:rPr>
          <w:rStyle w:val="Hyperlink"/>
          <w:noProof/>
          <w:lang w:val="en-US"/>
        </w:rPr>
        <w:t>End of Program</w:t>
      </w:r>
      <w:r w:rsidR="003F140A">
        <w:rPr>
          <w:noProof/>
          <w:webHidden/>
        </w:rPr>
        <w:tab/>
      </w:r>
      <w:r w:rsidR="003F140A">
        <w:rPr>
          <w:noProof/>
          <w:webHidden/>
        </w:rPr>
        <w:fldChar w:fldCharType="begin"/>
      </w:r>
      <w:r w:rsidR="003F140A">
        <w:rPr>
          <w:noProof/>
          <w:webHidden/>
        </w:rPr>
        <w:instrText xml:space="preserve"> PAGEREF _Toc22028288 \h </w:instrText>
      </w:r>
      <w:r w:rsidR="003F140A">
        <w:rPr>
          <w:noProof/>
          <w:webHidden/>
        </w:rPr>
      </w:r>
      <w:r w:rsidR="003F140A">
        <w:rPr>
          <w:noProof/>
          <w:webHidden/>
        </w:rPr>
        <w:fldChar w:fldCharType="separate"/>
      </w:r>
      <w:ins w:id="86" w:author="rolf" w:date="2020-02-24T09:42:00Z">
        <w:r w:rsidR="00E56E8E">
          <w:rPr>
            <w:noProof/>
            <w:webHidden/>
          </w:rPr>
          <w:t>21</w:t>
        </w:r>
      </w:ins>
      <w:del w:id="87" w:author="rolf" w:date="2020-02-24T09:34:00Z">
        <w:r w:rsidR="001E4EC3" w:rsidDel="006A153C">
          <w:rPr>
            <w:noProof/>
            <w:webHidden/>
          </w:rPr>
          <w:delText>20</w:delText>
        </w:r>
      </w:del>
      <w:r w:rsidR="003F140A">
        <w:rPr>
          <w:noProof/>
          <w:webHidden/>
        </w:rPr>
        <w:fldChar w:fldCharType="end"/>
      </w:r>
      <w:r>
        <w:rPr>
          <w:noProof/>
        </w:rPr>
        <w:fldChar w:fldCharType="end"/>
      </w:r>
    </w:p>
    <w:p w:rsidR="003F140A" w:rsidRDefault="007218C8">
      <w:pPr>
        <w:pStyle w:val="Verzeichnis2"/>
        <w:tabs>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"_Toc22028289" </w:instrText>
      </w:r>
      <w:ins w:id="88" w:author="rolf" w:date="2020-02-24T09:34:00Z">
        <w:r w:rsidR="006A153C">
          <w:rPr>
            <w:noProof/>
          </w:rPr>
        </w:r>
      </w:ins>
      <w:r>
        <w:rPr>
          <w:noProof/>
        </w:rPr>
        <w:fldChar w:fldCharType="separate"/>
      </w:r>
      <w:r w:rsidR="003F140A" w:rsidRPr="00CC1084">
        <w:rPr>
          <w:rStyle w:val="Hyperlink"/>
          <w:noProof/>
          <w:lang w:val="en-US"/>
        </w:rPr>
        <w:t>Appendix A: Configuration Parameters</w:t>
      </w:r>
      <w:r w:rsidR="003F140A">
        <w:rPr>
          <w:noProof/>
          <w:webHidden/>
        </w:rPr>
        <w:tab/>
      </w:r>
      <w:r w:rsidR="003F140A">
        <w:rPr>
          <w:noProof/>
          <w:webHidden/>
        </w:rPr>
        <w:fldChar w:fldCharType="begin"/>
      </w:r>
      <w:r w:rsidR="003F140A">
        <w:rPr>
          <w:noProof/>
          <w:webHidden/>
        </w:rPr>
        <w:instrText xml:space="preserve"> PAGEREF _Toc22028289 \h </w:instrText>
      </w:r>
      <w:r w:rsidR="003F140A">
        <w:rPr>
          <w:noProof/>
          <w:webHidden/>
        </w:rPr>
      </w:r>
      <w:r w:rsidR="003F140A">
        <w:rPr>
          <w:noProof/>
          <w:webHidden/>
        </w:rPr>
        <w:fldChar w:fldCharType="separate"/>
      </w:r>
      <w:ins w:id="89" w:author="rolf" w:date="2020-02-24T09:42:00Z">
        <w:r w:rsidR="00E56E8E">
          <w:rPr>
            <w:noProof/>
            <w:webHidden/>
          </w:rPr>
          <w:t>22</w:t>
        </w:r>
      </w:ins>
      <w:del w:id="90" w:author="rolf" w:date="2020-02-15T20:48:00Z">
        <w:r w:rsidR="00BE6F28" w:rsidDel="00390CF3">
          <w:rPr>
            <w:noProof/>
            <w:webHidden/>
          </w:rPr>
          <w:delText>21</w:delText>
        </w:r>
      </w:del>
      <w:r w:rsidR="003F140A">
        <w:rPr>
          <w:noProof/>
          <w:webHidden/>
        </w:rPr>
        <w:fldChar w:fldCharType="end"/>
      </w:r>
      <w:r>
        <w:rPr>
          <w:noProof/>
        </w:rPr>
        <w:fldChar w:fldCharType="end"/>
      </w:r>
    </w:p>
    <w:p w:rsidR="003F140A" w:rsidRDefault="007218C8">
      <w:pPr>
        <w:pStyle w:val="Verzeichnis2"/>
        <w:tabs>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"_Toc22028290" </w:instrText>
      </w:r>
      <w:ins w:id="91" w:author="rolf" w:date="2020-02-24T09:34:00Z">
        <w:r w:rsidR="006A153C">
          <w:rPr>
            <w:noProof/>
          </w:rPr>
        </w:r>
      </w:ins>
      <w:r>
        <w:rPr>
          <w:noProof/>
        </w:rPr>
        <w:fldChar w:fldCharType="separate"/>
      </w:r>
      <w:r w:rsidR="003F140A" w:rsidRPr="00CC1084">
        <w:rPr>
          <w:rStyle w:val="Hyperlink"/>
          <w:noProof/>
          <w:lang w:val="en-US"/>
        </w:rPr>
        <w:t>Appendix B: Linux Installation Instructions</w:t>
      </w:r>
      <w:r w:rsidR="003F140A">
        <w:rPr>
          <w:noProof/>
          <w:webHidden/>
        </w:rPr>
        <w:tab/>
      </w:r>
      <w:r w:rsidR="003F140A">
        <w:rPr>
          <w:noProof/>
          <w:webHidden/>
        </w:rPr>
        <w:fldChar w:fldCharType="begin"/>
      </w:r>
      <w:r w:rsidR="003F140A">
        <w:rPr>
          <w:noProof/>
          <w:webHidden/>
        </w:rPr>
        <w:instrText xml:space="preserve"> PAGEREF _Toc22028290 \h </w:instrText>
      </w:r>
      <w:r w:rsidR="003F140A">
        <w:rPr>
          <w:noProof/>
          <w:webHidden/>
        </w:rPr>
      </w:r>
      <w:r w:rsidR="003F140A">
        <w:rPr>
          <w:noProof/>
          <w:webHidden/>
        </w:rPr>
        <w:fldChar w:fldCharType="separate"/>
      </w:r>
      <w:ins w:id="92" w:author="rolf" w:date="2020-02-24T09:42:00Z">
        <w:r w:rsidR="00E56E8E">
          <w:rPr>
            <w:noProof/>
            <w:webHidden/>
          </w:rPr>
          <w:t>28</w:t>
        </w:r>
      </w:ins>
      <w:del w:id="93" w:author="rolf" w:date="2020-02-15T20:48:00Z">
        <w:r w:rsidR="00BE6F28" w:rsidDel="00390CF3">
          <w:rPr>
            <w:noProof/>
            <w:webHidden/>
          </w:rPr>
          <w:delText>25</w:delText>
        </w:r>
      </w:del>
      <w:r w:rsidR="003F140A">
        <w:rPr>
          <w:noProof/>
          <w:webHidden/>
        </w:rPr>
        <w:fldChar w:fldCharType="end"/>
      </w:r>
      <w:r>
        <w:rPr>
          <w:noProof/>
        </w:rPr>
        <w:fldChar w:fldCharType="end"/>
      </w:r>
    </w:p>
    <w:p w:rsidR="002E40AE" w:rsidRDefault="003009E1" w:rsidP="00831DE2">
      <w:pPr>
        <w:pStyle w:val="KeinLeerraum"/>
        <w:jc w:val="center"/>
        <w:rPr>
          <w:ins w:id="94" w:author="rolf" w:date="2020-02-24T08:47:00Z"/>
          <w:lang w:val="en-US"/>
        </w:rPr>
      </w:pPr>
      <w:r w:rsidRPr="002B5809">
        <w:rPr>
          <w:lang w:val="en-US"/>
        </w:rPr>
        <w:fldChar w:fldCharType="end"/>
      </w:r>
    </w:p>
    <w:p w:rsidR="005E0321" w:rsidRPr="002B5809" w:rsidRDefault="005E0321" w:rsidP="00831DE2">
      <w:pPr>
        <w:pStyle w:val="KeinLeerraum"/>
        <w:jc w:val="center"/>
        <w:rPr>
          <w:lang w:val="en-US"/>
        </w:rPr>
      </w:pPr>
    </w:p>
    <w:p w:rsidR="00F52DD6" w:rsidRPr="002B5809" w:rsidRDefault="00ED585E" w:rsidP="00F52DD6">
      <w:pPr>
        <w:pStyle w:val="berschrift2"/>
        <w:rPr>
          <w:lang w:val="en-US"/>
        </w:rPr>
      </w:pPr>
      <w:bookmarkStart w:id="95" w:name="_Toc22028257"/>
      <w:r w:rsidRPr="002B5809">
        <w:rPr>
          <w:lang w:val="en-US"/>
        </w:rPr>
        <w:t>Introduction</w:t>
      </w:r>
      <w:bookmarkEnd w:id="95"/>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image warping caused by atmospheric turbulence, and combines the r</w:t>
      </w:r>
      <w:r>
        <w:rPr>
          <w:lang w:val="en-US"/>
        </w:rPr>
        <w:t>e</w:t>
      </w:r>
      <w:r>
        <w:rPr>
          <w:lang w:val="en-US"/>
        </w:rPr>
        <w:t xml:space="preserve">sulting </w:t>
      </w:r>
      <w:r w:rsidR="00AB74FB">
        <w:rPr>
          <w:lang w:val="en-US"/>
        </w:rPr>
        <w:t>snippets</w:t>
      </w:r>
      <w:r>
        <w:rPr>
          <w:lang w:val="en-US"/>
        </w:rPr>
        <w:t xml:space="preserve"> into a </w:t>
      </w:r>
      <w:r w:rsidR="00AB74FB">
        <w:rPr>
          <w:lang w:val="en-US"/>
        </w:rPr>
        <w:t>single image with maximum detail. In a second step, PSS offers the option to r</w:t>
      </w:r>
      <w:r w:rsidR="00AB74FB">
        <w:rPr>
          <w:lang w:val="en-US"/>
        </w:rPr>
        <w:t>e</w:t>
      </w:r>
      <w:r w:rsidR="00AB74FB">
        <w:rPr>
          <w:lang w:val="en-US"/>
        </w:rPr>
        <w:t>move image blur by applying a multi-level sharpening filter.</w:t>
      </w:r>
    </w:p>
    <w:p w:rsidR="00D02261" w:rsidRDefault="00A92352" w:rsidP="00767520">
      <w:pPr>
        <w:rPr>
          <w:lang w:val="en-US"/>
        </w:rPr>
      </w:pPr>
      <w:r w:rsidRPr="002B5809">
        <w:rPr>
          <w:lang w:val="en-US"/>
        </w:rPr>
        <w:lastRenderedPageBreak/>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r w:rsidR="007218C8">
        <w:fldChar w:fldCharType="begin"/>
      </w:r>
      <w:r w:rsidR="007218C8" w:rsidRPr="007218C8">
        <w:rPr>
          <w:lang w:val="en-US"/>
          <w:rPrChange w:id="96" w:author="rolf" w:date="2020-02-15T19:35:00Z">
            <w:rPr/>
          </w:rPrChange>
        </w:rPr>
        <w:instrText xml:space="preserve"> HYPERLINK "https://en.wikipedia.org/wiki/Lucky_imaging" </w:instrText>
      </w:r>
      <w:r w:rsidR="007218C8">
        <w:fldChar w:fldCharType="separate"/>
      </w:r>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r w:rsidR="007218C8">
        <w:rPr>
          <w:rStyle w:val="Hyperlink"/>
          <w:lang w:val="en-US"/>
        </w:rPr>
        <w:fldChar w:fldCharType="end"/>
      </w:r>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r w:rsidR="007218C8">
        <w:fldChar w:fldCharType="begin"/>
      </w:r>
      <w:r w:rsidR="007218C8" w:rsidRPr="007218C8">
        <w:rPr>
          <w:lang w:val="en-US"/>
          <w:rPrChange w:id="97" w:author="rolf" w:date="2020-02-15T19:35:00Z">
            <w:rPr/>
          </w:rPrChange>
        </w:rPr>
        <w:instrText xml:space="preserve"> HYPERLINK "https://en.wikipedia.org/wiki/Raw_image_format" </w:instrText>
      </w:r>
      <w:r w:rsidR="007218C8">
        <w:fldChar w:fldCharType="separate"/>
      </w:r>
      <w:r w:rsidR="00554822" w:rsidRPr="00554822">
        <w:rPr>
          <w:rStyle w:val="Hyperlink"/>
          <w:lang w:val="en-US"/>
        </w:rPr>
        <w:t>RAW i</w:t>
      </w:r>
      <w:r w:rsidR="00554822" w:rsidRPr="00554822">
        <w:rPr>
          <w:rStyle w:val="Hyperlink"/>
          <w:lang w:val="en-US"/>
        </w:rPr>
        <w:t>m</w:t>
      </w:r>
      <w:r w:rsidR="00554822" w:rsidRPr="00554822">
        <w:rPr>
          <w:rStyle w:val="Hyperlink"/>
          <w:lang w:val="en-US"/>
        </w:rPr>
        <w:t>age</w:t>
      </w:r>
      <w:r w:rsidR="007218C8">
        <w:rPr>
          <w:rStyle w:val="Hyperlink"/>
          <w:lang w:val="en-US"/>
        </w:rPr>
        <w:fldChar w:fldCharType="end"/>
      </w:r>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r w:rsidR="007218C8">
        <w:fldChar w:fldCharType="begin"/>
      </w:r>
      <w:r w:rsidR="007218C8" w:rsidRPr="007218C8">
        <w:rPr>
          <w:lang w:val="en-US"/>
          <w:rPrChange w:id="98" w:author="rolf" w:date="2020-02-15T19:35:00Z">
            <w:rPr/>
          </w:rPrChange>
        </w:rPr>
        <w:instrText xml:space="preserve"> HYPERLINK "https://github.com/Rolf-Hempel/PlanetarySystemStacker/tree/master/Source" </w:instrText>
      </w:r>
      <w:r w:rsidR="007218C8">
        <w:fldChar w:fldCharType="separate"/>
      </w:r>
      <w:r w:rsidRPr="00354101">
        <w:rPr>
          <w:rStyle w:val="Hyperlink"/>
          <w:lang w:val="en-US"/>
        </w:rPr>
        <w:t>source code</w:t>
      </w:r>
      <w:r w:rsidR="007218C8">
        <w:rPr>
          <w:rStyle w:val="Hyperlink"/>
          <w:lang w:val="en-US"/>
        </w:rPr>
        <w:fldChar w:fldCharType="end"/>
      </w:r>
      <w:r>
        <w:rPr>
          <w:lang w:val="en-US"/>
        </w:rPr>
        <w:t xml:space="preserve"> is pu</w:t>
      </w:r>
      <w:r>
        <w:rPr>
          <w:lang w:val="en-US"/>
        </w:rPr>
        <w:t>b</w:t>
      </w:r>
      <w:r>
        <w:rPr>
          <w:lang w:val="en-US"/>
        </w:rPr>
        <w:t xml:space="preserve">lished on </w:t>
      </w:r>
      <w:proofErr w:type="spellStart"/>
      <w:r>
        <w:rPr>
          <w:lang w:val="en-US"/>
        </w:rPr>
        <w:t>Github</w:t>
      </w:r>
      <w:proofErr w:type="spellEnd"/>
      <w:r>
        <w:rPr>
          <w:lang w:val="en-US"/>
        </w:rPr>
        <w:t xml:space="preserve">, together with a detailed </w:t>
      </w:r>
      <w:r w:rsidR="007218C8">
        <w:fldChar w:fldCharType="begin"/>
      </w:r>
      <w:r w:rsidR="007218C8" w:rsidRPr="007218C8">
        <w:rPr>
          <w:lang w:val="en-US"/>
          <w:rPrChange w:id="99" w:author="rolf" w:date="2020-02-15T19:35:00Z">
            <w:rPr/>
          </w:rPrChange>
        </w:rPr>
        <w:instrText xml:space="preserve"> HYPERLINK "https://github.com/Rolf-Hempel/PlanetarySystemStacker/blob/master/Documentation/algorithm_summary.pdf" </w:instrText>
      </w:r>
      <w:r w:rsidR="007218C8">
        <w:fldChar w:fldCharType="separate"/>
      </w:r>
      <w:r w:rsidRPr="00354101">
        <w:rPr>
          <w:rStyle w:val="Hyperlink"/>
          <w:lang w:val="en-US"/>
        </w:rPr>
        <w:t>documentation of the mathematical algorithms</w:t>
      </w:r>
      <w:r w:rsidR="007218C8">
        <w:rPr>
          <w:rStyle w:val="Hyperlink"/>
          <w:lang w:val="en-US"/>
        </w:rPr>
        <w:fldChar w:fldCharType="end"/>
      </w:r>
      <w:r w:rsidR="00E36AEE">
        <w:rPr>
          <w:lang w:val="en-US"/>
        </w:rPr>
        <w:t xml:space="preserve"> u</w:t>
      </w:r>
      <w:r>
        <w:rPr>
          <w:lang w:val="en-US"/>
        </w:rPr>
        <w:t>sed.</w:t>
      </w:r>
    </w:p>
    <w:p w:rsidR="00E752FF" w:rsidRDefault="00E752FF" w:rsidP="00E752FF">
      <w:pPr>
        <w:pStyle w:val="berschrift3"/>
        <w:rPr>
          <w:lang w:val="en-US"/>
        </w:rPr>
      </w:pPr>
      <w:bookmarkStart w:id="100" w:name="_Toc22028258"/>
      <w:r>
        <w:rPr>
          <w:lang w:val="en-US"/>
        </w:rPr>
        <w:t>Project Authors and Contributors</w:t>
      </w:r>
      <w:bookmarkEnd w:id="100"/>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and wrote the co</w:t>
      </w:r>
      <w:r>
        <w:rPr>
          <w:lang w:val="en-US" w:eastAsia="de-DE"/>
        </w:rPr>
        <w:t>m</w:t>
      </w:r>
      <w:r>
        <w:rPr>
          <w:lang w:val="en-US" w:eastAsia="de-DE"/>
        </w:rPr>
        <w:t xml:space="preserve">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F22FC7" w:rsidRDefault="00F22FC7" w:rsidP="000D71FF">
      <w:pPr>
        <w:rPr>
          <w:ins w:id="101" w:author="rolf" w:date="2020-02-24T08:22:00Z"/>
          <w:b/>
          <w:lang w:val="en-US" w:eastAsia="de-DE"/>
        </w:rPr>
      </w:pPr>
      <w:ins w:id="102" w:author="rolf" w:date="2020-02-24T08:22:00Z">
        <w:r>
          <w:rPr>
            <w:b/>
            <w:lang w:val="en-US" w:eastAsia="de-DE"/>
          </w:rPr>
          <w:t>Nikolai Hempel:</w:t>
        </w:r>
      </w:ins>
    </w:p>
    <w:p w:rsidR="00F22FC7" w:rsidRDefault="00F22FC7" w:rsidP="00F22FC7">
      <w:pPr>
        <w:pStyle w:val="Listenabsatz"/>
        <w:numPr>
          <w:ilvl w:val="0"/>
          <w:numId w:val="16"/>
        </w:numPr>
        <w:rPr>
          <w:ins w:id="103" w:author="rolf" w:date="2020-02-24T08:22:00Z"/>
          <w:lang w:val="en-US" w:eastAsia="de-DE"/>
        </w:rPr>
      </w:pPr>
      <w:ins w:id="104" w:author="rolf" w:date="2020-02-24T08:22:00Z">
        <w:r>
          <w:rPr>
            <w:lang w:val="en-US" w:eastAsia="de-DE"/>
          </w:rPr>
          <w:t xml:space="preserve">Many </w:t>
        </w:r>
      </w:ins>
      <w:ins w:id="105" w:author="rolf" w:date="2020-02-24T08:23:00Z">
        <w:r>
          <w:rPr>
            <w:lang w:val="en-US" w:eastAsia="de-DE"/>
          </w:rPr>
          <w:t xml:space="preserve">productive </w:t>
        </w:r>
      </w:ins>
      <w:ins w:id="106" w:author="rolf" w:date="2020-02-24T08:22:00Z">
        <w:r>
          <w:rPr>
            <w:lang w:val="en-US" w:eastAsia="de-DE"/>
          </w:rPr>
          <w:t>“Pair Programming” sessions with the main developer</w:t>
        </w:r>
      </w:ins>
      <w:ins w:id="107" w:author="rolf" w:date="2020-02-24T08:45:00Z">
        <w:r w:rsidR="005E0321">
          <w:rPr>
            <w:lang w:val="en-US" w:eastAsia="de-DE"/>
          </w:rPr>
          <w:t xml:space="preserve"> (</w:t>
        </w:r>
      </w:ins>
      <w:ins w:id="108" w:author="rolf" w:date="2020-02-24T08:46:00Z">
        <w:r w:rsidR="005E0321">
          <w:rPr>
            <w:lang w:val="en-US" w:eastAsia="de-DE"/>
          </w:rPr>
          <w:t>right from</w:t>
        </w:r>
      </w:ins>
      <w:ins w:id="109" w:author="rolf" w:date="2020-02-24T08:45:00Z">
        <w:r w:rsidR="005E0321">
          <w:rPr>
            <w:lang w:val="en-US" w:eastAsia="de-DE"/>
          </w:rPr>
          <w:t xml:space="preserve"> the begi</w:t>
        </w:r>
        <w:r w:rsidR="005E0321">
          <w:rPr>
            <w:lang w:val="en-US" w:eastAsia="de-DE"/>
          </w:rPr>
          <w:t>n</w:t>
        </w:r>
        <w:r w:rsidR="005E0321">
          <w:rPr>
            <w:lang w:val="en-US" w:eastAsia="de-DE"/>
          </w:rPr>
          <w:t>ning of the project)</w:t>
        </w:r>
      </w:ins>
      <w:ins w:id="110" w:author="rolf" w:date="2020-02-24T08:22:00Z">
        <w:r>
          <w:rPr>
            <w:lang w:val="en-US" w:eastAsia="de-DE"/>
          </w:rPr>
          <w:t>.</w:t>
        </w:r>
      </w:ins>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0D71FF" w:rsidP="000D71FF">
      <w:pPr>
        <w:pStyle w:val="Listenabsatz"/>
        <w:numPr>
          <w:ilvl w:val="0"/>
          <w:numId w:val="16"/>
        </w:numPr>
        <w:rPr>
          <w:lang w:val="en-US" w:eastAsia="de-DE"/>
        </w:rPr>
      </w:pPr>
      <w:del w:id="111" w:author="rolf" w:date="2020-02-15T19:35:00Z">
        <w:r w:rsidRPr="000D71FF" w:rsidDel="007218C8">
          <w:rPr>
            <w:lang w:val="en-US" w:eastAsia="de-DE"/>
          </w:rPr>
          <w:delText>Responsible for class “VideoReader” in module “frames.py”. The goal is to provide support for all variants of “.avi”</w:delText>
        </w:r>
        <w:r w:rsidR="00BE2B25" w:rsidDel="007218C8">
          <w:rPr>
            <w:lang w:val="en-US" w:eastAsia="de-DE"/>
          </w:rPr>
          <w:delText xml:space="preserve">, </w:delText>
        </w:r>
        <w:r w:rsidRPr="000D71FF" w:rsidDel="007218C8">
          <w:rPr>
            <w:lang w:val="en-US" w:eastAsia="de-DE"/>
          </w:rPr>
          <w:delText xml:space="preserve">“.ser” (8 and 16bit) </w:delText>
        </w:r>
        <w:r w:rsidR="00BE2B25" w:rsidDel="007218C8">
          <w:rPr>
            <w:lang w:val="en-US" w:eastAsia="de-DE"/>
          </w:rPr>
          <w:delText xml:space="preserve">and “.mov” </w:delText>
        </w:r>
        <w:r w:rsidRPr="000D71FF" w:rsidDel="007218C8">
          <w:rPr>
            <w:lang w:val="en-US" w:eastAsia="de-DE"/>
          </w:rPr>
          <w:delText>video formats</w:delText>
        </w:r>
      </w:del>
      <w:ins w:id="112" w:author="rolf" w:date="2020-02-15T19:35:00Z">
        <w:r w:rsidR="007218C8">
          <w:rPr>
            <w:lang w:val="en-US" w:eastAsia="de-DE"/>
          </w:rPr>
          <w:t xml:space="preserve">Initial version of module </w:t>
        </w:r>
      </w:ins>
      <w:ins w:id="113" w:author="rolf" w:date="2020-02-15T19:36:00Z">
        <w:r w:rsidR="007218C8">
          <w:rPr>
            <w:lang w:val="en-US" w:eastAsia="de-DE"/>
          </w:rPr>
          <w:t>“ser.parser.py”</w:t>
        </w:r>
      </w:ins>
      <w:r w:rsidRPr="000D71FF">
        <w:rPr>
          <w:lang w:val="en-US" w:eastAsia="de-DE"/>
        </w:rPr>
        <w:t>.</w:t>
      </w:r>
      <w:ins w:id="114" w:author="rolf" w:date="2020-02-15T19:36:00Z">
        <w:r w:rsidR="007218C8">
          <w:rPr>
            <w:lang w:val="en-US" w:eastAsia="de-DE"/>
          </w:rPr>
          <w:t xml:space="preserve"> It reads the header information of videos of type </w:t>
        </w:r>
      </w:ins>
      <w:ins w:id="115" w:author="rolf" w:date="2020-02-15T19:37:00Z">
        <w:r w:rsidR="007218C8">
          <w:rPr>
            <w:lang w:val="en-US" w:eastAsia="de-DE"/>
          </w:rPr>
          <w:t>.</w:t>
        </w:r>
        <w:proofErr w:type="spellStart"/>
        <w:r w:rsidR="007218C8">
          <w:rPr>
            <w:lang w:val="en-US" w:eastAsia="de-DE"/>
          </w:rPr>
          <w:t>ser</w:t>
        </w:r>
        <w:proofErr w:type="spellEnd"/>
        <w:r w:rsidR="007218C8">
          <w:rPr>
            <w:lang w:val="en-US" w:eastAsia="de-DE"/>
          </w:rPr>
          <w:t xml:space="preserve"> and the raw data of single frames.</w:t>
        </w:r>
      </w:ins>
    </w:p>
    <w:p w:rsidR="00E65136" w:rsidRDefault="00E65136" w:rsidP="000D71FF">
      <w:pPr>
        <w:pStyle w:val="Listenabsatz"/>
        <w:numPr>
          <w:ilvl w:val="0"/>
          <w:numId w:val="16"/>
        </w:numPr>
        <w:rPr>
          <w:lang w:val="en-US" w:eastAsia="de-DE"/>
        </w:rPr>
      </w:pPr>
      <w:r>
        <w:rPr>
          <w:lang w:val="en-US" w:eastAsia="de-DE"/>
        </w:rPr>
        <w:t>Handling of image I/O using .fits format.</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7218C8" w:rsidRDefault="007218C8" w:rsidP="007218C8">
      <w:pPr>
        <w:rPr>
          <w:ins w:id="116" w:author="rolf" w:date="2020-02-15T19:38:00Z"/>
          <w:b/>
          <w:lang w:val="en-US" w:eastAsia="de-DE"/>
        </w:rPr>
      </w:pPr>
      <w:ins w:id="117" w:author="rolf" w:date="2020-02-15T19:38:00Z">
        <w:r>
          <w:rPr>
            <w:b/>
            <w:lang w:val="en-US" w:eastAsia="de-DE"/>
          </w:rPr>
          <w:t>Chris Garry</w:t>
        </w:r>
        <w:r w:rsidRPr="00202DC8">
          <w:rPr>
            <w:b/>
            <w:lang w:val="en-US" w:eastAsia="de-DE"/>
          </w:rPr>
          <w:t>:</w:t>
        </w:r>
      </w:ins>
    </w:p>
    <w:p w:rsidR="007218C8" w:rsidRPr="007218C8" w:rsidRDefault="007218C8">
      <w:pPr>
        <w:pStyle w:val="Listenabsatz"/>
        <w:numPr>
          <w:ilvl w:val="0"/>
          <w:numId w:val="23"/>
        </w:numPr>
        <w:rPr>
          <w:ins w:id="118" w:author="rolf" w:date="2020-02-15T19:39:00Z"/>
          <w:lang w:val="en-US" w:eastAsia="de-DE"/>
          <w:rPrChange w:id="119" w:author="rolf" w:date="2020-02-15T19:39:00Z">
            <w:rPr>
              <w:ins w:id="120" w:author="rolf" w:date="2020-02-15T19:39:00Z"/>
              <w:b/>
              <w:lang w:val="en-US" w:eastAsia="de-DE"/>
            </w:rPr>
          </w:rPrChange>
        </w:rPr>
        <w:pPrChange w:id="121" w:author="rolf" w:date="2020-02-15T19:38:00Z">
          <w:pPr/>
        </w:pPrChange>
      </w:pPr>
      <w:ins w:id="122" w:author="rolf" w:date="2020-02-15T19:38:00Z">
        <w:r w:rsidRPr="007218C8">
          <w:rPr>
            <w:lang w:val="en-US" w:eastAsia="de-DE"/>
            <w:rPrChange w:id="123" w:author="rolf" w:date="2020-02-15T19:39:00Z">
              <w:rPr>
                <w:b/>
                <w:lang w:val="en-US" w:eastAsia="de-DE"/>
              </w:rPr>
            </w:rPrChange>
          </w:rPr>
          <w:t xml:space="preserve">Algorithm to detect </w:t>
        </w:r>
      </w:ins>
      <w:ins w:id="124" w:author="rolf" w:date="2020-02-15T19:39:00Z">
        <w:r w:rsidRPr="007218C8">
          <w:rPr>
            <w:lang w:val="en-US" w:eastAsia="de-DE"/>
            <w:rPrChange w:id="125" w:author="rolf" w:date="2020-02-15T19:39:00Z">
              <w:rPr>
                <w:b/>
                <w:lang w:val="en-US" w:eastAsia="de-DE"/>
              </w:rPr>
            </w:rPrChange>
          </w:rPr>
          <w:t>Bayer patterns in input frames.</w:t>
        </w:r>
      </w:ins>
    </w:p>
    <w:p w:rsidR="007218C8" w:rsidRPr="007218C8" w:rsidRDefault="007218C8">
      <w:pPr>
        <w:pStyle w:val="Listenabsatz"/>
        <w:numPr>
          <w:ilvl w:val="0"/>
          <w:numId w:val="23"/>
        </w:numPr>
        <w:rPr>
          <w:ins w:id="126" w:author="rolf" w:date="2020-02-15T19:38:00Z"/>
          <w:lang w:val="en-US" w:eastAsia="de-DE"/>
        </w:rPr>
        <w:pPrChange w:id="127" w:author="rolf" w:date="2020-02-15T19:38:00Z">
          <w:pPr/>
        </w:pPrChange>
      </w:pPr>
      <w:ins w:id="128" w:author="rolf" w:date="2020-02-15T19:39:00Z">
        <w:r w:rsidRPr="007218C8">
          <w:rPr>
            <w:lang w:val="en-US" w:eastAsia="de-DE"/>
            <w:rPrChange w:id="129" w:author="rolf" w:date="2020-02-15T19:40:00Z">
              <w:rPr>
                <w:b/>
                <w:lang w:val="en-US" w:eastAsia="de-DE"/>
              </w:rPr>
            </w:rPrChange>
          </w:rPr>
          <w:t>Test example videos in .</w:t>
        </w:r>
        <w:proofErr w:type="spellStart"/>
        <w:r w:rsidRPr="007218C8">
          <w:rPr>
            <w:lang w:val="en-US" w:eastAsia="de-DE"/>
            <w:rPrChange w:id="130" w:author="rolf" w:date="2020-02-15T19:40:00Z">
              <w:rPr>
                <w:b/>
                <w:lang w:val="en-US" w:eastAsia="de-DE"/>
              </w:rPr>
            </w:rPrChange>
          </w:rPr>
          <w:t>ser</w:t>
        </w:r>
        <w:proofErr w:type="spellEnd"/>
        <w:r w:rsidRPr="007218C8">
          <w:rPr>
            <w:lang w:val="en-US" w:eastAsia="de-DE"/>
            <w:rPrChange w:id="131" w:author="rolf" w:date="2020-02-15T19:40:00Z">
              <w:rPr>
                <w:b/>
                <w:lang w:val="en-US" w:eastAsia="de-DE"/>
              </w:rPr>
            </w:rPrChange>
          </w:rPr>
          <w:t xml:space="preserve"> and .</w:t>
        </w:r>
        <w:proofErr w:type="spellStart"/>
        <w:r w:rsidRPr="007218C8">
          <w:rPr>
            <w:lang w:val="en-US" w:eastAsia="de-DE"/>
            <w:rPrChange w:id="132" w:author="rolf" w:date="2020-02-15T19:40:00Z">
              <w:rPr>
                <w:b/>
                <w:lang w:val="en-US" w:eastAsia="de-DE"/>
              </w:rPr>
            </w:rPrChange>
          </w:rPr>
          <w:t>avi</w:t>
        </w:r>
        <w:proofErr w:type="spellEnd"/>
        <w:r w:rsidRPr="007218C8">
          <w:rPr>
            <w:lang w:val="en-US" w:eastAsia="de-DE"/>
            <w:rPrChange w:id="133" w:author="rolf" w:date="2020-02-15T19:40:00Z">
              <w:rPr>
                <w:b/>
                <w:lang w:val="en-US" w:eastAsia="de-DE"/>
              </w:rPr>
            </w:rPrChange>
          </w:rPr>
          <w:t xml:space="preserve"> format</w:t>
        </w:r>
      </w:ins>
      <w:ins w:id="134" w:author="rolf" w:date="2020-02-15T19:40:00Z">
        <w:r>
          <w:rPr>
            <w:lang w:val="en-US" w:eastAsia="de-DE"/>
          </w:rPr>
          <w:t xml:space="preserve">, plus very helpful discussions on problems with </w:t>
        </w:r>
      </w:ins>
      <w:ins w:id="135" w:author="rolf" w:date="2020-02-15T19:41:00Z">
        <w:r>
          <w:rPr>
            <w:lang w:val="en-US" w:eastAsia="de-DE"/>
          </w:rPr>
          <w:t>rea</w:t>
        </w:r>
        <w:r>
          <w:rPr>
            <w:lang w:val="en-US" w:eastAsia="de-DE"/>
          </w:rPr>
          <w:t>d</w:t>
        </w:r>
        <w:r>
          <w:rPr>
            <w:lang w:val="en-US" w:eastAsia="de-DE"/>
          </w:rPr>
          <w:t>ing</w:t>
        </w:r>
      </w:ins>
      <w:ins w:id="136" w:author="rolf" w:date="2020-02-15T19:40:00Z">
        <w:r>
          <w:rPr>
            <w:lang w:val="en-US" w:eastAsia="de-DE"/>
          </w:rPr>
          <w:t xml:space="preserve"> video input files.</w:t>
        </w:r>
      </w:ins>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3F140A"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w:t>
      </w:r>
      <w:r w:rsidR="00916354">
        <w:rPr>
          <w:lang w:val="en-US" w:eastAsia="de-DE"/>
        </w:rPr>
        <w:t>t</w:t>
      </w:r>
      <w:r w:rsidR="00916354">
        <w:rPr>
          <w:lang w:val="en-US" w:eastAsia="de-DE"/>
        </w:rPr>
        <w:t>ed in version 0.6.0)</w:t>
      </w:r>
      <w:r>
        <w:rPr>
          <w:lang w:val="en-US" w:eastAsia="de-DE"/>
        </w:rPr>
        <w:t xml:space="preserve">. </w:t>
      </w:r>
    </w:p>
    <w:p w:rsidR="003F140A" w:rsidRDefault="003F140A" w:rsidP="003F140A">
      <w:pPr>
        <w:rPr>
          <w:b/>
          <w:lang w:val="en-US" w:eastAsia="de-DE"/>
        </w:rPr>
      </w:pPr>
      <w:r w:rsidRPr="003F140A">
        <w:rPr>
          <w:b/>
          <w:lang w:val="en-US" w:eastAsia="de-DE"/>
        </w:rPr>
        <w:lastRenderedPageBreak/>
        <w:t xml:space="preserve">John </w:t>
      </w:r>
      <w:proofErr w:type="spellStart"/>
      <w:r w:rsidRPr="003F140A">
        <w:rPr>
          <w:b/>
          <w:lang w:val="en-US" w:eastAsia="de-DE"/>
        </w:rPr>
        <w:t>Duchek</w:t>
      </w:r>
      <w:proofErr w:type="spellEnd"/>
      <w:r w:rsidRPr="00202DC8">
        <w:rPr>
          <w:b/>
          <w:lang w:val="en-US" w:eastAsia="de-DE"/>
        </w:rPr>
        <w:t>:</w:t>
      </w:r>
    </w:p>
    <w:p w:rsidR="005E0321" w:rsidRPr="005E0321" w:rsidRDefault="003F140A" w:rsidP="003F140A">
      <w:pPr>
        <w:pStyle w:val="Listenabsatz"/>
        <w:numPr>
          <w:ilvl w:val="0"/>
          <w:numId w:val="17"/>
        </w:numPr>
        <w:rPr>
          <w:ins w:id="137" w:author="rolf" w:date="2020-02-24T08:43:00Z"/>
          <w:b/>
          <w:lang w:val="en-US" w:eastAsia="de-DE"/>
          <w:rPrChange w:id="138" w:author="rolf" w:date="2020-02-24T08:43:00Z">
            <w:rPr>
              <w:ins w:id="139" w:author="rolf" w:date="2020-02-24T08:43:00Z"/>
              <w:lang w:val="en-US" w:eastAsia="de-DE"/>
            </w:rPr>
          </w:rPrChange>
        </w:rPr>
      </w:pPr>
      <w:r>
        <w:rPr>
          <w:lang w:val="en-US" w:eastAsia="de-DE"/>
        </w:rPr>
        <w:t>Instructions for installation on Linux other than Ubuntu 16.04 LTS (</w:t>
      </w:r>
      <w:r>
        <w:rPr>
          <w:lang w:val="en-US" w:eastAsia="de-DE"/>
        </w:rPr>
        <w:fldChar w:fldCharType="begin"/>
      </w:r>
      <w:r>
        <w:rPr>
          <w:lang w:val="en-US" w:eastAsia="de-DE"/>
        </w:rPr>
        <w:instrText xml:space="preserve"> REF _Ref22028409 \h </w:instrText>
      </w:r>
      <w:r>
        <w:rPr>
          <w:lang w:val="en-US" w:eastAsia="de-DE"/>
        </w:rPr>
      </w:r>
      <w:r>
        <w:rPr>
          <w:lang w:val="en-US" w:eastAsia="de-DE"/>
        </w:rPr>
        <w:fldChar w:fldCharType="separate"/>
      </w:r>
      <w:ins w:id="140" w:author="rolf" w:date="2020-02-24T09:42:00Z">
        <w:r w:rsidR="00E56E8E">
          <w:rPr>
            <w:lang w:val="en-US"/>
          </w:rPr>
          <w:t>Appendix</w:t>
        </w:r>
        <w:r w:rsidR="00E56E8E" w:rsidRPr="002B5809">
          <w:rPr>
            <w:lang w:val="en-US"/>
          </w:rPr>
          <w:t xml:space="preserve"> </w:t>
        </w:r>
        <w:r w:rsidR="00E56E8E">
          <w:rPr>
            <w:lang w:val="en-US"/>
          </w:rPr>
          <w:t>B:</w:t>
        </w:r>
        <w:r w:rsidR="00E56E8E" w:rsidRPr="002B5809">
          <w:rPr>
            <w:lang w:val="en-US"/>
          </w:rPr>
          <w:t xml:space="preserve"> </w:t>
        </w:r>
        <w:r w:rsidR="00E56E8E">
          <w:rPr>
            <w:lang w:val="en-US"/>
          </w:rPr>
          <w:t>Linux Installation Instructions</w:t>
        </w:r>
      </w:ins>
      <w:del w:id="141" w:author="rolf" w:date="2020-02-15T20:50:00Z">
        <w:r w:rsidR="00BE6F28" w:rsidDel="00390CF3">
          <w:rPr>
            <w:lang w:val="en-US"/>
          </w:rPr>
          <w:delText>Appendix</w:delText>
        </w:r>
        <w:r w:rsidR="00BE6F28" w:rsidRPr="002B5809" w:rsidDel="00390CF3">
          <w:rPr>
            <w:lang w:val="en-US"/>
          </w:rPr>
          <w:delText xml:space="preserve"> </w:delText>
        </w:r>
        <w:r w:rsidR="00BE6F28" w:rsidDel="00390CF3">
          <w:rPr>
            <w:lang w:val="en-US"/>
          </w:rPr>
          <w:delText>B:</w:delText>
        </w:r>
        <w:r w:rsidR="00BE6F28" w:rsidRPr="002B5809" w:rsidDel="00390CF3">
          <w:rPr>
            <w:lang w:val="en-US"/>
          </w:rPr>
          <w:delText xml:space="preserve"> </w:delText>
        </w:r>
        <w:r w:rsidR="00BE6F28" w:rsidDel="00390CF3">
          <w:rPr>
            <w:lang w:val="en-US"/>
          </w:rPr>
          <w:delText>Linux Installation Instructions</w:delText>
        </w:r>
      </w:del>
      <w:r>
        <w:rPr>
          <w:lang w:val="en-US" w:eastAsia="de-DE"/>
        </w:rPr>
        <w:fldChar w:fldCharType="end"/>
      </w:r>
      <w:r>
        <w:rPr>
          <w:lang w:val="en-US" w:eastAsia="de-DE"/>
        </w:rPr>
        <w:t>)</w:t>
      </w:r>
      <w:ins w:id="142" w:author="rolf" w:date="2020-02-24T08:44:00Z">
        <w:r w:rsidR="005E0321">
          <w:rPr>
            <w:lang w:val="en-US" w:eastAsia="de-DE"/>
          </w:rPr>
          <w:t>.</w:t>
        </w:r>
      </w:ins>
    </w:p>
    <w:p w:rsidR="005E0321" w:rsidRDefault="005E0321" w:rsidP="005E0321">
      <w:pPr>
        <w:rPr>
          <w:ins w:id="143" w:author="rolf" w:date="2020-02-24T08:43:00Z"/>
          <w:b/>
          <w:lang w:val="en-US" w:eastAsia="de-DE"/>
        </w:rPr>
      </w:pPr>
      <w:ins w:id="144" w:author="rolf" w:date="2020-02-24T08:43:00Z">
        <w:r>
          <w:rPr>
            <w:b/>
            <w:lang w:val="en-US" w:eastAsia="de-DE"/>
          </w:rPr>
          <w:t>Jeffry7 and Clay …</w:t>
        </w:r>
        <w:r w:rsidRPr="00202DC8">
          <w:rPr>
            <w:b/>
            <w:lang w:val="en-US" w:eastAsia="de-DE"/>
          </w:rPr>
          <w:t>:</w:t>
        </w:r>
      </w:ins>
    </w:p>
    <w:p w:rsidR="005E0321" w:rsidRPr="003F140A" w:rsidRDefault="005E0321" w:rsidP="005E0321">
      <w:pPr>
        <w:pStyle w:val="Listenabsatz"/>
        <w:numPr>
          <w:ilvl w:val="0"/>
          <w:numId w:val="17"/>
        </w:numPr>
        <w:rPr>
          <w:ins w:id="145" w:author="rolf" w:date="2020-02-24T08:43:00Z"/>
          <w:b/>
          <w:lang w:val="en-US" w:eastAsia="de-DE"/>
        </w:rPr>
      </w:pPr>
      <w:ins w:id="146" w:author="rolf" w:date="2020-02-24T08:43:00Z">
        <w:r>
          <w:rPr>
            <w:lang w:val="en-US" w:eastAsia="de-DE"/>
          </w:rPr>
          <w:t>Troubleshooting installation problems on Windows 7 and 10 systems.</w:t>
        </w:r>
      </w:ins>
    </w:p>
    <w:p w:rsidR="003F140A" w:rsidRPr="005E0321" w:rsidDel="005E0321" w:rsidRDefault="003F140A" w:rsidP="005E0321">
      <w:pPr>
        <w:rPr>
          <w:del w:id="147" w:author="rolf" w:date="2020-02-24T08:43:00Z"/>
          <w:b/>
          <w:lang w:val="en-US" w:eastAsia="de-DE"/>
          <w:rPrChange w:id="148" w:author="rolf" w:date="2020-02-24T08:43:00Z">
            <w:rPr>
              <w:del w:id="149" w:author="rolf" w:date="2020-02-24T08:43:00Z"/>
              <w:lang w:val="en-US" w:eastAsia="de-DE"/>
            </w:rPr>
          </w:rPrChange>
        </w:rPr>
        <w:pPrChange w:id="150" w:author="rolf" w:date="2020-02-24T08:43:00Z">
          <w:pPr>
            <w:pStyle w:val="Listenabsatz"/>
            <w:numPr>
              <w:numId w:val="17"/>
            </w:numPr>
            <w:ind w:hanging="360"/>
          </w:pPr>
        </w:pPrChange>
      </w:pPr>
      <w:del w:id="151" w:author="rolf" w:date="2020-02-15T19:41:00Z">
        <w:r w:rsidRPr="000C521D" w:rsidDel="007218C8">
          <w:rPr>
            <w:lang w:val="en-US" w:eastAsia="de-DE"/>
          </w:rPr>
          <w:delText xml:space="preserve"> </w:delText>
        </w:r>
      </w:del>
    </w:p>
    <w:p w:rsidR="009D4E35" w:rsidRDefault="009D4E35" w:rsidP="00767520">
      <w:pPr>
        <w:rPr>
          <w:lang w:val="en-US"/>
        </w:rPr>
      </w:pPr>
    </w:p>
    <w:p w:rsidR="00D547DB" w:rsidRDefault="00D547DB" w:rsidP="005B3172">
      <w:pPr>
        <w:pStyle w:val="berschrift2"/>
        <w:rPr>
          <w:lang w:val="en-US"/>
        </w:rPr>
      </w:pPr>
      <w:bookmarkStart w:id="152" w:name="_Toc22028259"/>
      <w:r>
        <w:rPr>
          <w:lang w:val="en-US"/>
        </w:rPr>
        <w:t>Changelog</w:t>
      </w:r>
      <w:bookmarkEnd w:id="152"/>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53" w:name="_Toc484449259"/>
      <w:bookmarkStart w:id="154" w:name="_Toc502072379"/>
      <w:bookmarkStart w:id="155" w:name="_Toc510165762"/>
      <w:bookmarkStart w:id="156" w:name="_Toc8809747"/>
      <w:bookmarkStart w:id="157" w:name="_Toc8897864"/>
      <w:bookmarkStart w:id="158" w:name="_Toc11055781"/>
      <w:bookmarkStart w:id="159" w:name="_Toc14185248"/>
      <w:bookmarkStart w:id="160" w:name="_Toc17051720"/>
      <w:bookmarkStart w:id="161" w:name="_Toc18834590"/>
      <w:bookmarkStart w:id="162" w:name="_Toc22028260"/>
      <w:bookmarkEnd w:id="153"/>
      <w:bookmarkEnd w:id="154"/>
      <w:bookmarkEnd w:id="155"/>
      <w:bookmarkEnd w:id="156"/>
      <w:bookmarkEnd w:id="157"/>
      <w:bookmarkEnd w:id="158"/>
      <w:bookmarkEnd w:id="159"/>
      <w:bookmarkEnd w:id="160"/>
      <w:bookmarkEnd w:id="161"/>
      <w:bookmarkEnd w:id="162"/>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63" w:name="_Toc484449260"/>
      <w:bookmarkStart w:id="164" w:name="_Toc502072380"/>
      <w:bookmarkStart w:id="165" w:name="_Toc510165763"/>
      <w:bookmarkStart w:id="166" w:name="_Toc8809748"/>
      <w:bookmarkStart w:id="167" w:name="_Toc8897865"/>
      <w:bookmarkStart w:id="168" w:name="_Toc11055782"/>
      <w:bookmarkStart w:id="169" w:name="_Toc14185249"/>
      <w:bookmarkStart w:id="170" w:name="_Toc17051721"/>
      <w:bookmarkStart w:id="171" w:name="_Toc18834591"/>
      <w:bookmarkStart w:id="172" w:name="_Toc22028261"/>
      <w:bookmarkEnd w:id="163"/>
      <w:bookmarkEnd w:id="164"/>
      <w:bookmarkEnd w:id="165"/>
      <w:bookmarkEnd w:id="166"/>
      <w:bookmarkEnd w:id="167"/>
      <w:bookmarkEnd w:id="168"/>
      <w:bookmarkEnd w:id="169"/>
      <w:bookmarkEnd w:id="170"/>
      <w:bookmarkEnd w:id="171"/>
      <w:bookmarkEnd w:id="172"/>
    </w:p>
    <w:p w:rsidR="00D90FE5" w:rsidRDefault="00D90FE5" w:rsidP="005B3172">
      <w:pPr>
        <w:pStyle w:val="berschrift3"/>
        <w:rPr>
          <w:lang w:val="en-US"/>
        </w:rPr>
      </w:pPr>
      <w:bookmarkStart w:id="173" w:name="_Toc22028262"/>
      <w:r>
        <w:rPr>
          <w:lang w:val="en-US"/>
        </w:rPr>
        <w:t>Changes in version 0.7.0 (</w:t>
      </w:r>
      <w:r w:rsidR="00BE2B25">
        <w:rPr>
          <w:lang w:val="en-US"/>
        </w:rPr>
        <w:t>February</w:t>
      </w:r>
      <w:r>
        <w:rPr>
          <w:lang w:val="en-US"/>
        </w:rPr>
        <w:t xml:space="preserve"> 2019)</w:t>
      </w:r>
      <w:bookmarkEnd w:id="173"/>
    </w:p>
    <w:p w:rsidR="00BE2B25" w:rsidRDefault="00BE2B25" w:rsidP="00D90FE5">
      <w:pPr>
        <w:pStyle w:val="Listenabsatz"/>
        <w:numPr>
          <w:ilvl w:val="0"/>
          <w:numId w:val="17"/>
        </w:numPr>
        <w:rPr>
          <w:lang w:val="en-US" w:eastAsia="de-DE"/>
        </w:rPr>
      </w:pPr>
      <w:r>
        <w:rPr>
          <w:lang w:val="en-US" w:eastAsia="de-DE"/>
        </w:rPr>
        <w:t>New “multi-level correlation” algorithm for image stabilization and de-warping.</w:t>
      </w:r>
    </w:p>
    <w:p w:rsidR="00BE2B25" w:rsidRDefault="00BE2B25" w:rsidP="00D90FE5">
      <w:pPr>
        <w:pStyle w:val="Listenabsatz"/>
        <w:numPr>
          <w:ilvl w:val="0"/>
          <w:numId w:val="17"/>
        </w:numPr>
        <w:rPr>
          <w:ins w:id="174" w:author="rolf" w:date="2020-02-15T19:44:00Z"/>
          <w:lang w:val="en-US" w:eastAsia="de-DE"/>
        </w:rPr>
      </w:pPr>
      <w:r>
        <w:rPr>
          <w:lang w:val="en-US" w:eastAsia="de-DE"/>
        </w:rPr>
        <w:t>New algorithm for blending the stacked AP patches and background into a single image.</w:t>
      </w:r>
    </w:p>
    <w:p w:rsidR="00A91AC2" w:rsidRDefault="00A91AC2" w:rsidP="00D90FE5">
      <w:pPr>
        <w:pStyle w:val="Listenabsatz"/>
        <w:numPr>
          <w:ilvl w:val="0"/>
          <w:numId w:val="17"/>
        </w:numPr>
        <w:rPr>
          <w:lang w:val="en-US" w:eastAsia="de-DE"/>
        </w:rPr>
      </w:pPr>
      <w:ins w:id="175" w:author="rolf" w:date="2020-02-15T19:44:00Z">
        <w:r>
          <w:rPr>
            <w:lang w:val="en-US" w:eastAsia="de-DE"/>
          </w:rPr>
          <w:t>Option to normalize image brightness in quality ranking and stacking added.</w:t>
        </w:r>
      </w:ins>
    </w:p>
    <w:p w:rsidR="00BE2B25" w:rsidRDefault="00BE2B25" w:rsidP="00D90FE5">
      <w:pPr>
        <w:pStyle w:val="Listenabsatz"/>
        <w:numPr>
          <w:ilvl w:val="0"/>
          <w:numId w:val="17"/>
        </w:numPr>
        <w:rPr>
          <w:lang w:val="en-US" w:eastAsia="de-DE"/>
        </w:rPr>
      </w:pPr>
      <w:r>
        <w:rPr>
          <w:lang w:val="en-US" w:eastAsia="de-DE"/>
        </w:rPr>
        <w:t>Bug in handling large “.</w:t>
      </w:r>
      <w:proofErr w:type="spellStart"/>
      <w:r>
        <w:rPr>
          <w:lang w:val="en-US" w:eastAsia="de-DE"/>
        </w:rPr>
        <w:t>ser</w:t>
      </w:r>
      <w:proofErr w:type="spellEnd"/>
      <w:r>
        <w:rPr>
          <w:lang w:val="en-US" w:eastAsia="de-DE"/>
        </w:rPr>
        <w:t>” files fixed.</w:t>
      </w:r>
    </w:p>
    <w:p w:rsidR="00D90FE5" w:rsidRDefault="00D90FE5" w:rsidP="00D90FE5">
      <w:pPr>
        <w:pStyle w:val="Listenabsatz"/>
        <w:numPr>
          <w:ilvl w:val="0"/>
          <w:numId w:val="17"/>
        </w:numPr>
        <w:rPr>
          <w:ins w:id="176" w:author="rolf" w:date="2020-02-15T19:42:00Z"/>
          <w:lang w:val="en-US" w:eastAsia="de-DE"/>
        </w:rPr>
      </w:pPr>
      <w:r>
        <w:rPr>
          <w:lang w:val="en-US" w:eastAsia="de-DE"/>
        </w:rPr>
        <w:t xml:space="preserve">Manual selection of </w:t>
      </w:r>
      <w:proofErr w:type="spellStart"/>
      <w:r>
        <w:rPr>
          <w:lang w:val="en-US" w:eastAsia="de-DE"/>
        </w:rPr>
        <w:t>debayering</w:t>
      </w:r>
      <w:proofErr w:type="spellEnd"/>
      <w:r>
        <w:rPr>
          <w:lang w:val="en-US" w:eastAsia="de-DE"/>
        </w:rPr>
        <w:t xml:space="preserve"> pattern added.</w:t>
      </w:r>
    </w:p>
    <w:p w:rsidR="007218C8" w:rsidRDefault="007218C8" w:rsidP="00D90FE5">
      <w:pPr>
        <w:pStyle w:val="Listenabsatz"/>
        <w:numPr>
          <w:ilvl w:val="0"/>
          <w:numId w:val="17"/>
        </w:numPr>
        <w:rPr>
          <w:lang w:val="en-US" w:eastAsia="de-DE"/>
        </w:rPr>
      </w:pPr>
      <w:ins w:id="177" w:author="rolf" w:date="2020-02-15T19:42:00Z">
        <w:r>
          <w:rPr>
            <w:lang w:val="en-US" w:eastAsia="de-DE"/>
          </w:rPr>
          <w:t xml:space="preserve">Automatic detection of </w:t>
        </w:r>
      </w:ins>
      <w:ins w:id="178" w:author="rolf" w:date="2020-02-15T19:43:00Z">
        <w:r>
          <w:rPr>
            <w:lang w:val="en-US" w:eastAsia="de-DE"/>
          </w:rPr>
          <w:t>Bayer patterns in .</w:t>
        </w:r>
        <w:proofErr w:type="spellStart"/>
        <w:r>
          <w:rPr>
            <w:lang w:val="en-US" w:eastAsia="de-DE"/>
          </w:rPr>
          <w:t>avi</w:t>
        </w:r>
        <w:proofErr w:type="spellEnd"/>
        <w:r>
          <w:rPr>
            <w:lang w:val="en-US" w:eastAsia="de-DE"/>
          </w:rPr>
          <w:t xml:space="preserve"> videos and </w:t>
        </w:r>
      </w:ins>
      <w:ins w:id="179" w:author="rolf" w:date="2020-02-15T19:44:00Z">
        <w:r>
          <w:rPr>
            <w:lang w:val="en-US" w:eastAsia="de-DE"/>
          </w:rPr>
          <w:t>bit depth</w:t>
        </w:r>
      </w:ins>
      <w:ins w:id="180" w:author="rolf" w:date="2020-02-15T19:43:00Z">
        <w:r>
          <w:rPr>
            <w:lang w:val="en-US" w:eastAsia="de-DE"/>
          </w:rPr>
          <w:t xml:space="preserve"> correction for .</w:t>
        </w:r>
        <w:proofErr w:type="spellStart"/>
        <w:r>
          <w:rPr>
            <w:lang w:val="en-US" w:eastAsia="de-DE"/>
          </w:rPr>
          <w:t>ser</w:t>
        </w:r>
        <w:proofErr w:type="spellEnd"/>
        <w:r>
          <w:rPr>
            <w:lang w:val="en-US" w:eastAsia="de-DE"/>
          </w:rPr>
          <w:t xml:space="preserve"> videos.</w:t>
        </w:r>
      </w:ins>
    </w:p>
    <w:p w:rsidR="00BE2B25" w:rsidRDefault="00BE2B25" w:rsidP="00D90FE5">
      <w:pPr>
        <w:pStyle w:val="Listenabsatz"/>
        <w:numPr>
          <w:ilvl w:val="0"/>
          <w:numId w:val="17"/>
        </w:numPr>
        <w:rPr>
          <w:ins w:id="181" w:author="rolf" w:date="2020-02-23T22:11:00Z"/>
          <w:lang w:val="en-US" w:eastAsia="de-DE"/>
        </w:rPr>
      </w:pPr>
      <w:r>
        <w:rPr>
          <w:lang w:val="en-US" w:eastAsia="de-DE"/>
        </w:rPr>
        <w:t>Support for video format</w:t>
      </w:r>
      <w:r w:rsidR="0083718F">
        <w:rPr>
          <w:lang w:val="en-US" w:eastAsia="de-DE"/>
        </w:rPr>
        <w:t>s</w:t>
      </w:r>
      <w:r>
        <w:rPr>
          <w:lang w:val="en-US" w:eastAsia="de-DE"/>
        </w:rPr>
        <w:t xml:space="preserve"> </w:t>
      </w:r>
      <w:r w:rsidR="0083718F">
        <w:rPr>
          <w:lang w:val="en-US" w:eastAsia="de-DE"/>
        </w:rPr>
        <w:t xml:space="preserve">“.mp4” and </w:t>
      </w:r>
      <w:r>
        <w:rPr>
          <w:lang w:val="en-US" w:eastAsia="de-DE"/>
        </w:rPr>
        <w:t>“.</w:t>
      </w:r>
      <w:proofErr w:type="spellStart"/>
      <w:r>
        <w:rPr>
          <w:lang w:val="en-US" w:eastAsia="de-DE"/>
        </w:rPr>
        <w:t>mov”</w:t>
      </w:r>
      <w:r w:rsidR="007D7F8B">
        <w:rPr>
          <w:lang w:val="en-US" w:eastAsia="de-DE"/>
        </w:rPr>
        <w:t>and</w:t>
      </w:r>
      <w:proofErr w:type="spellEnd"/>
      <w:r w:rsidR="007D7F8B">
        <w:rPr>
          <w:lang w:val="en-US" w:eastAsia="de-DE"/>
        </w:rPr>
        <w:t xml:space="preserve"> image format “.</w:t>
      </w:r>
      <w:proofErr w:type="spellStart"/>
      <w:r w:rsidR="007D7F8B">
        <w:rPr>
          <w:lang w:val="en-US" w:eastAsia="de-DE"/>
        </w:rPr>
        <w:t>png</w:t>
      </w:r>
      <w:proofErr w:type="spellEnd"/>
      <w:r w:rsidR="007D7F8B">
        <w:rPr>
          <w:lang w:val="en-US" w:eastAsia="de-DE"/>
        </w:rPr>
        <w:t xml:space="preserve">” </w:t>
      </w:r>
      <w:r>
        <w:rPr>
          <w:lang w:val="en-US" w:eastAsia="de-DE"/>
        </w:rPr>
        <w:t>added.</w:t>
      </w:r>
    </w:p>
    <w:p w:rsidR="00DC2E28" w:rsidRDefault="00DC2E28" w:rsidP="00D90FE5">
      <w:pPr>
        <w:pStyle w:val="Listenabsatz"/>
        <w:numPr>
          <w:ilvl w:val="0"/>
          <w:numId w:val="17"/>
        </w:numPr>
        <w:rPr>
          <w:lang w:val="en-US" w:eastAsia="de-DE"/>
        </w:rPr>
      </w:pPr>
      <w:ins w:id="182" w:author="rolf" w:date="2020-02-23T22:12:00Z">
        <w:r>
          <w:rPr>
            <w:lang w:val="en-US" w:eastAsia="de-DE"/>
          </w:rPr>
          <w:t>Tabbed pane introduced in c</w:t>
        </w:r>
      </w:ins>
      <w:ins w:id="183" w:author="rolf" w:date="2020-02-23T22:11:00Z">
        <w:r w:rsidR="005E0321">
          <w:rPr>
            <w:lang w:val="en-US" w:eastAsia="de-DE"/>
          </w:rPr>
          <w:t>onfiguration dialog</w:t>
        </w:r>
      </w:ins>
      <w:ins w:id="184" w:author="rolf" w:date="2020-02-23T22:12:00Z">
        <w:r>
          <w:rPr>
            <w:lang w:val="en-US" w:eastAsia="de-DE"/>
          </w:rPr>
          <w:t>.</w:t>
        </w:r>
      </w:ins>
    </w:p>
    <w:p w:rsidR="00D90FE5" w:rsidRPr="00D90FE5" w:rsidRDefault="00D90FE5" w:rsidP="00D90FE5">
      <w:pPr>
        <w:pStyle w:val="Listenabsatz"/>
        <w:numPr>
          <w:ilvl w:val="0"/>
          <w:numId w:val="17"/>
        </w:numPr>
        <w:rPr>
          <w:lang w:val="en-US" w:eastAsia="de-DE"/>
        </w:rPr>
      </w:pPr>
      <w:r>
        <w:rPr>
          <w:lang w:val="en-US" w:eastAsia="de-DE"/>
        </w:rPr>
        <w:t>User notification of job aborting via a pop-up window added.</w:t>
      </w:r>
    </w:p>
    <w:p w:rsidR="009A00AD" w:rsidRDefault="009A00AD" w:rsidP="005B3172">
      <w:pPr>
        <w:pStyle w:val="berschrift3"/>
        <w:rPr>
          <w:lang w:val="en-US"/>
        </w:rPr>
      </w:pPr>
      <w:bookmarkStart w:id="185" w:name="_Toc22028263"/>
      <w:r>
        <w:rPr>
          <w:lang w:val="en-US"/>
        </w:rPr>
        <w:t>Changes in version 0.6.0 (</w:t>
      </w:r>
      <w:r w:rsidR="00930212">
        <w:rPr>
          <w:lang w:val="en-US"/>
        </w:rPr>
        <w:t>August</w:t>
      </w:r>
      <w:r>
        <w:rPr>
          <w:lang w:val="en-US"/>
        </w:rPr>
        <w:t xml:space="preserve"> 2019)</w:t>
      </w:r>
      <w:bookmarkEnd w:id="185"/>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w:t>
      </w:r>
      <w:r w:rsidR="00E65136">
        <w:rPr>
          <w:lang w:val="en-US" w:eastAsia="de-DE"/>
        </w:rPr>
        <w:t xml:space="preserve"> and image format “.fits”</w:t>
      </w:r>
      <w:r>
        <w:rPr>
          <w:lang w:val="en-US" w:eastAsia="de-DE"/>
        </w:rPr>
        <w:t xml:space="preserve">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bug fixes.</w:t>
      </w:r>
    </w:p>
    <w:p w:rsidR="00814AD3" w:rsidRDefault="00AB74FB" w:rsidP="005B3172">
      <w:pPr>
        <w:pStyle w:val="berschrift3"/>
        <w:rPr>
          <w:lang w:val="en-US"/>
        </w:rPr>
      </w:pPr>
      <w:bookmarkStart w:id="186" w:name="_Toc22028264"/>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186"/>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The software and the installation pr</w:t>
      </w:r>
      <w:r w:rsidR="00AB74FB">
        <w:rPr>
          <w:lang w:val="en-US"/>
        </w:rPr>
        <w:t>o</w:t>
      </w:r>
      <w:r w:rsidR="00AB74FB">
        <w:rPr>
          <w:lang w:val="en-US"/>
        </w:rPr>
        <w:t xml:space="preserve">cess were </w:t>
      </w:r>
      <w:r>
        <w:rPr>
          <w:lang w:val="en-US"/>
        </w:rPr>
        <w:t>tested on Windows 10 only</w:t>
      </w:r>
      <w:bookmarkStart w:id="187"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188" w:name="_Ref502071357"/>
      <w:bookmarkStart w:id="189" w:name="_Toc22028265"/>
      <w:r w:rsidRPr="002B5809">
        <w:rPr>
          <w:lang w:val="en-US"/>
        </w:rPr>
        <w:t>System Requirements and Software Installation</w:t>
      </w:r>
      <w:bookmarkEnd w:id="187"/>
      <w:bookmarkEnd w:id="188"/>
      <w:bookmarkEnd w:id="189"/>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installing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90" w:name="_Toc510165767"/>
      <w:bookmarkStart w:id="191" w:name="_Toc8809751"/>
      <w:bookmarkStart w:id="192" w:name="_Toc8897868"/>
      <w:bookmarkStart w:id="193" w:name="_Toc11055786"/>
      <w:bookmarkStart w:id="194" w:name="_Toc14185253"/>
      <w:bookmarkStart w:id="195" w:name="_Toc17051725"/>
      <w:bookmarkStart w:id="196" w:name="_Toc18834596"/>
      <w:bookmarkStart w:id="197" w:name="_Toc22028266"/>
      <w:bookmarkEnd w:id="190"/>
      <w:bookmarkEnd w:id="191"/>
      <w:bookmarkEnd w:id="192"/>
      <w:bookmarkEnd w:id="193"/>
      <w:bookmarkEnd w:id="194"/>
      <w:bookmarkEnd w:id="195"/>
      <w:bookmarkEnd w:id="196"/>
      <w:bookmarkEnd w:id="197"/>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98" w:name="_Toc510165768"/>
      <w:bookmarkStart w:id="199" w:name="_Toc8809752"/>
      <w:bookmarkStart w:id="200" w:name="_Toc8897869"/>
      <w:bookmarkStart w:id="201" w:name="_Toc11055787"/>
      <w:bookmarkStart w:id="202" w:name="_Toc14185254"/>
      <w:bookmarkStart w:id="203" w:name="_Toc17051726"/>
      <w:bookmarkStart w:id="204" w:name="_Toc18834597"/>
      <w:bookmarkStart w:id="205" w:name="_Toc22028267"/>
      <w:bookmarkEnd w:id="198"/>
      <w:bookmarkEnd w:id="199"/>
      <w:bookmarkEnd w:id="200"/>
      <w:bookmarkEnd w:id="201"/>
      <w:bookmarkEnd w:id="202"/>
      <w:bookmarkEnd w:id="203"/>
      <w:bookmarkEnd w:id="204"/>
      <w:bookmarkEnd w:id="205"/>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206" w:name="_Toc510165769"/>
      <w:bookmarkStart w:id="207" w:name="_Toc8809753"/>
      <w:bookmarkStart w:id="208" w:name="_Toc8897870"/>
      <w:bookmarkStart w:id="209" w:name="_Toc11055788"/>
      <w:bookmarkStart w:id="210" w:name="_Toc14185255"/>
      <w:bookmarkStart w:id="211" w:name="_Toc17051727"/>
      <w:bookmarkStart w:id="212" w:name="_Toc18834598"/>
      <w:bookmarkStart w:id="213" w:name="_Toc22028268"/>
      <w:bookmarkEnd w:id="206"/>
      <w:bookmarkEnd w:id="207"/>
      <w:bookmarkEnd w:id="208"/>
      <w:bookmarkEnd w:id="209"/>
      <w:bookmarkEnd w:id="210"/>
      <w:bookmarkEnd w:id="211"/>
      <w:bookmarkEnd w:id="212"/>
      <w:bookmarkEnd w:id="213"/>
    </w:p>
    <w:p w:rsidR="001F7311" w:rsidRPr="003F61AA" w:rsidRDefault="003F61AA" w:rsidP="00311A59">
      <w:pPr>
        <w:pStyle w:val="berschrift3"/>
        <w:rPr>
          <w:lang w:val="en-US"/>
        </w:rPr>
      </w:pPr>
      <w:bookmarkStart w:id="214" w:name="_Toc22028269"/>
      <w:r>
        <w:rPr>
          <w:lang w:val="en-US"/>
        </w:rPr>
        <w:t>Windows (7 / 8 / 10)</w:t>
      </w:r>
      <w:bookmarkEnd w:id="214"/>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r w:rsidR="007218C8">
        <w:fldChar w:fldCharType="begin"/>
      </w:r>
      <w:r w:rsidR="007218C8" w:rsidRPr="007218C8">
        <w:rPr>
          <w:lang w:val="en-US"/>
          <w:rPrChange w:id="215" w:author="rolf" w:date="2020-02-15T19:35:00Z">
            <w:rPr/>
          </w:rPrChange>
        </w:rPr>
        <w:instrText xml:space="preserve"> HYPERLINK "https://github.com/Rolf-Hempel/PlanetarySystemStacker/releases" </w:instrText>
      </w:r>
      <w:r w:rsidR="007218C8">
        <w:fldChar w:fldCharType="separate"/>
      </w:r>
      <w:r w:rsidRPr="009D74F3">
        <w:rPr>
          <w:rStyle w:val="Hyperlink"/>
          <w:lang w:val="en-US"/>
        </w:rPr>
        <w:t>“</w:t>
      </w:r>
      <w:r w:rsidR="00C87EDE">
        <w:rPr>
          <w:rStyle w:val="Hyperlink"/>
          <w:lang w:val="en-US"/>
        </w:rPr>
        <w:t>PlanetarySy</w:t>
      </w:r>
      <w:r w:rsidR="00C87EDE">
        <w:rPr>
          <w:rStyle w:val="Hyperlink"/>
          <w:lang w:val="en-US"/>
        </w:rPr>
        <w:t>s</w:t>
      </w:r>
      <w:r w:rsidR="00C87EDE">
        <w:rPr>
          <w:rStyle w:val="Hyperlink"/>
          <w:lang w:val="en-US"/>
        </w:rPr>
        <w:t>temStacker</w:t>
      </w:r>
      <w:r w:rsidRPr="009D74F3">
        <w:rPr>
          <w:rStyle w:val="Hyperlink"/>
          <w:lang w:val="en-US"/>
        </w:rPr>
        <w:t>_</w:t>
      </w:r>
      <w:r w:rsidR="009D74F3">
        <w:rPr>
          <w:rStyle w:val="Hyperlink"/>
          <w:lang w:val="en-US"/>
        </w:rPr>
        <w:t>V</w:t>
      </w:r>
      <w:r w:rsidR="00C87EDE">
        <w:rPr>
          <w:rStyle w:val="Hyperlink"/>
          <w:lang w:val="en-US"/>
        </w:rPr>
        <w:t>0.</w:t>
      </w:r>
      <w:r w:rsidR="00BE2B25">
        <w:rPr>
          <w:rStyle w:val="Hyperlink"/>
          <w:lang w:val="en-US"/>
        </w:rPr>
        <w:t>7</w:t>
      </w:r>
      <w:r w:rsidR="00C87EDE">
        <w:rPr>
          <w:rStyle w:val="Hyperlink"/>
          <w:lang w:val="en-US"/>
        </w:rPr>
        <w:t>.0</w:t>
      </w:r>
      <w:ins w:id="216" w:author="rolf" w:date="2020-02-15T19:46:00Z">
        <w:r w:rsidR="00A91AC2" w:rsidDel="00A91AC2">
          <w:rPr>
            <w:rStyle w:val="Hyperlink"/>
            <w:lang w:val="en-US"/>
          </w:rPr>
          <w:t xml:space="preserve"> </w:t>
        </w:r>
      </w:ins>
      <w:del w:id="217" w:author="rolf" w:date="2020-02-15T19:46:00Z">
        <w:r w:rsidR="002C1E76" w:rsidDel="00A91AC2">
          <w:rPr>
            <w:rStyle w:val="Hyperlink"/>
            <w:lang w:val="en-US"/>
          </w:rPr>
          <w:delText>_beta</w:delText>
        </w:r>
      </w:del>
      <w:r w:rsidR="009D74F3">
        <w:rPr>
          <w:rStyle w:val="Hyperlink"/>
          <w:lang w:val="en-US"/>
        </w:rPr>
        <w:t>_Windows-Installer</w:t>
      </w:r>
      <w:r w:rsidRPr="009D74F3">
        <w:rPr>
          <w:rStyle w:val="Hyperlink"/>
          <w:lang w:val="en-US"/>
        </w:rPr>
        <w:t>.exe</w:t>
      </w:r>
      <w:r w:rsidR="00411767" w:rsidRPr="009D74F3">
        <w:rPr>
          <w:rStyle w:val="Hyperlink"/>
          <w:lang w:val="en-US"/>
        </w:rPr>
        <w:t>”</w:t>
      </w:r>
      <w:r w:rsidR="007218C8">
        <w:rPr>
          <w:rStyle w:val="Hyperlink"/>
          <w:lang w:val="en-US"/>
        </w:rPr>
        <w:fldChar w:fldCharType="end"/>
      </w:r>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w:t>
      </w:r>
      <w:r w:rsidR="00C87EDE">
        <w:rPr>
          <w:lang w:val="en-US"/>
        </w:rPr>
        <w:t>m</w:t>
      </w:r>
      <w:r w:rsidR="00C87EDE">
        <w:rPr>
          <w:lang w:val="en-US"/>
        </w:rPr>
        <w:t>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w:t>
      </w:r>
      <w:r w:rsidR="003F61AA">
        <w:rPr>
          <w:lang w:val="en-US"/>
        </w:rPr>
        <w:t>n</w:t>
      </w:r>
      <w:r w:rsidR="003F61AA">
        <w:rPr>
          <w:lang w:val="en-US"/>
        </w:rPr>
        <w:t xml:space="preserve">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w:t>
      </w:r>
      <w:r w:rsidR="002D24A9">
        <w:rPr>
          <w:lang w:val="en-US"/>
        </w:rPr>
        <w:t>e</w:t>
      </w:r>
      <w:r w:rsidR="002D24A9">
        <w:rPr>
          <w:lang w:val="en-US"/>
        </w:rPr>
        <w:t>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w:t>
      </w:r>
      <w:r w:rsidR="00C87EDE">
        <w:rPr>
          <w:lang w:val="en-US"/>
        </w:rPr>
        <w:t>s</w:t>
      </w:r>
      <w:r w:rsidR="00C87EDE">
        <w:rPr>
          <w:lang w:val="en-US"/>
        </w:rPr>
        <w:t>temStacker</w:t>
      </w:r>
      <w:r>
        <w:rPr>
          <w:lang w:val="en-US"/>
        </w:rPr>
        <w:t>.ico” in the installation folder.</w:t>
      </w:r>
    </w:p>
    <w:p w:rsidR="00FA7692" w:rsidRDefault="00FA7692" w:rsidP="00FA7692">
      <w:pPr>
        <w:pStyle w:val="berschrift3"/>
        <w:rPr>
          <w:lang w:val="en-US"/>
        </w:rPr>
      </w:pPr>
      <w:bookmarkStart w:id="218" w:name="_Toc22028270"/>
      <w:r>
        <w:rPr>
          <w:lang w:val="en-US"/>
        </w:rPr>
        <w:t>Lin</w:t>
      </w:r>
      <w:r w:rsidR="00CE20C6">
        <w:rPr>
          <w:lang w:val="en-US"/>
        </w:rPr>
        <w:t>ux</w:t>
      </w:r>
      <w:bookmarkEnd w:id="218"/>
    </w:p>
    <w:p w:rsidR="00C87EDE" w:rsidDel="005A2665" w:rsidRDefault="00CE20C6" w:rsidP="00FA7692">
      <w:pPr>
        <w:rPr>
          <w:del w:id="219" w:author="rolf" w:date="2020-02-22T09:52:00Z"/>
          <w:lang w:val="en-US" w:eastAsia="de-DE"/>
        </w:rPr>
      </w:pPr>
      <w:r>
        <w:rPr>
          <w:lang w:val="en-US" w:eastAsia="de-DE"/>
        </w:rPr>
        <w:t>The large variety of</w:t>
      </w:r>
      <w:r w:rsidR="00F476DC">
        <w:rPr>
          <w:lang w:val="en-US" w:eastAsia="de-DE"/>
        </w:rPr>
        <w:t xml:space="preserve"> Linux </w:t>
      </w:r>
      <w:r>
        <w:rPr>
          <w:lang w:val="en-US" w:eastAsia="de-DE"/>
        </w:rPr>
        <w:t xml:space="preserve">distributions makes it difficult to provide a Linux installer that works for all of them. </w:t>
      </w:r>
      <w:del w:id="220" w:author="rolf" w:date="2020-02-22T09:52:00Z">
        <w:r w:rsidDel="005A2665">
          <w:rPr>
            <w:lang w:val="en-US" w:eastAsia="de-DE"/>
          </w:rPr>
          <w:delText xml:space="preserve">For Ubuntu 16.04 LTS the </w:delText>
        </w:r>
        <w:r w:rsidR="00FA7692" w:rsidDel="005A2665">
          <w:rPr>
            <w:lang w:val="en-US" w:eastAsia="de-DE"/>
          </w:rPr>
          <w:delText>complete PlanetarySystemStacker software can be obtained from Github as a gzipped tarfile (</w:delText>
        </w:r>
        <w:r w:rsidR="007218C8" w:rsidDel="005A2665">
          <w:fldChar w:fldCharType="begin"/>
        </w:r>
        <w:r w:rsidR="007218C8" w:rsidRPr="007218C8" w:rsidDel="005A2665">
          <w:rPr>
            <w:lang w:val="en-US"/>
            <w:rPrChange w:id="221" w:author="rolf" w:date="2020-02-15T19:35:00Z">
              <w:rPr/>
            </w:rPrChange>
          </w:rPr>
          <w:delInstrText xml:space="preserve"> HYPERLINK "https://github.com/Rolf-Hempel/PlanetarySystemStacker/releases" </w:delInstrText>
        </w:r>
        <w:r w:rsidR="007218C8" w:rsidDel="005A2665">
          <w:fldChar w:fldCharType="separate"/>
        </w:r>
        <w:r w:rsidR="00FA7692" w:rsidRPr="009D74F3" w:rsidDel="005A2665">
          <w:rPr>
            <w:rStyle w:val="Hyperlink"/>
            <w:lang w:val="en-US" w:eastAsia="de-DE"/>
          </w:rPr>
          <w:delText>“</w:delText>
        </w:r>
        <w:r w:rsidR="00FA7692" w:rsidDel="005A2665">
          <w:rPr>
            <w:rStyle w:val="Hyperlink"/>
            <w:lang w:val="en-US" w:eastAsia="de-DE"/>
          </w:rPr>
          <w:delText>PlanetarySystemStacker</w:delText>
        </w:r>
        <w:r w:rsidR="00FA7692" w:rsidRPr="009D74F3" w:rsidDel="005A2665">
          <w:rPr>
            <w:rStyle w:val="Hyperlink"/>
            <w:lang w:val="en-US" w:eastAsia="de-DE"/>
          </w:rPr>
          <w:delText>_V</w:delText>
        </w:r>
        <w:r w:rsidR="00FA7692" w:rsidDel="005A2665">
          <w:rPr>
            <w:rStyle w:val="Hyperlink"/>
            <w:lang w:val="en-US" w:eastAsia="de-DE"/>
          </w:rPr>
          <w:delText>0.</w:delText>
        </w:r>
        <w:r w:rsidR="00BE2B25" w:rsidDel="005A2665">
          <w:rPr>
            <w:rStyle w:val="Hyperlink"/>
            <w:lang w:val="en-US" w:eastAsia="de-DE"/>
          </w:rPr>
          <w:delText>7</w:delText>
        </w:r>
        <w:r w:rsidR="002C1E76" w:rsidDel="005A2665">
          <w:rPr>
            <w:rStyle w:val="Hyperlink"/>
            <w:lang w:val="en-US" w:eastAsia="de-DE"/>
          </w:rPr>
          <w:delText>.0</w:delText>
        </w:r>
      </w:del>
      <w:del w:id="222" w:author="rolf" w:date="2020-02-15T19:46:00Z">
        <w:r w:rsidR="002C1E76" w:rsidDel="00A91AC2">
          <w:rPr>
            <w:rStyle w:val="Hyperlink"/>
            <w:lang w:val="en-US" w:eastAsia="de-DE"/>
          </w:rPr>
          <w:delText>_beta</w:delText>
        </w:r>
      </w:del>
      <w:del w:id="223" w:author="rolf" w:date="2020-02-22T09:52:00Z">
        <w:r w:rsidR="00FA7692" w:rsidRPr="009D74F3" w:rsidDel="005A2665">
          <w:rPr>
            <w:rStyle w:val="Hyperlink"/>
            <w:lang w:val="en-US" w:eastAsia="de-DE"/>
          </w:rPr>
          <w:delText>_Linux.</w:delText>
        </w:r>
        <w:r w:rsidR="00FA7692" w:rsidDel="005A2665">
          <w:rPr>
            <w:rStyle w:val="Hyperlink"/>
            <w:lang w:val="en-US" w:eastAsia="de-DE"/>
          </w:rPr>
          <w:delText>t</w:delText>
        </w:r>
        <w:r w:rsidR="00FA7692" w:rsidRPr="009D74F3" w:rsidDel="005A2665">
          <w:rPr>
            <w:rStyle w:val="Hyperlink"/>
            <w:lang w:val="en-US" w:eastAsia="de-DE"/>
          </w:rPr>
          <w:delText>gz”</w:delText>
        </w:r>
        <w:r w:rsidR="007218C8" w:rsidDel="005A2665">
          <w:rPr>
            <w:rStyle w:val="Hyperlink"/>
            <w:lang w:val="en-US" w:eastAsia="de-DE"/>
          </w:rPr>
          <w:fldChar w:fldCharType="end"/>
        </w:r>
        <w:r w:rsidR="00FA7692" w:rsidDel="005A2665">
          <w:rPr>
            <w:lang w:val="en-US" w:eastAsia="de-DE"/>
          </w:rPr>
          <w:delText>). The tarfile can be u</w:delText>
        </w:r>
        <w:r w:rsidR="00FA7692" w:rsidDel="005A2665">
          <w:rPr>
            <w:lang w:val="en-US" w:eastAsia="de-DE"/>
          </w:rPr>
          <w:delText>n</w:delText>
        </w:r>
        <w:r w:rsidR="00FA7692" w:rsidDel="005A2665">
          <w:rPr>
            <w:lang w:val="en-US" w:eastAsia="de-DE"/>
          </w:rPr>
          <w:delText>packed at any file system location. This will create the directory “PlanetarySystemStacker” which co</w:delText>
        </w:r>
        <w:r w:rsidR="00FA7692" w:rsidDel="005A2665">
          <w:rPr>
            <w:lang w:val="en-US" w:eastAsia="de-DE"/>
          </w:rPr>
          <w:delText>n</w:delText>
        </w:r>
        <w:r w:rsidR="00FA7692" w:rsidDel="005A2665">
          <w:rPr>
            <w:lang w:val="en-US" w:eastAsia="de-DE"/>
          </w:rPr>
          <w:delText>tains the executable “PlanetarySystemStacker”, the user guide “PlanetarySystemStacker _User-Guide.pdf”, and t</w:delText>
        </w:r>
        <w:r w:rsidDel="005A2665">
          <w:rPr>
            <w:lang w:val="en-US" w:eastAsia="de-DE"/>
          </w:rPr>
          <w:delText>he Icon file “PSS-Icon-64.jpg”.</w:delText>
        </w:r>
      </w:del>
    </w:p>
    <w:p w:rsidR="00F84516" w:rsidRDefault="00F84516">
      <w:pPr>
        <w:rPr>
          <w:lang w:val="en-US" w:eastAsia="de-DE"/>
        </w:rPr>
      </w:pPr>
      <w:del w:id="224" w:author="rolf" w:date="2020-02-22T09:52:00Z">
        <w:r w:rsidDel="005A2665">
          <w:rPr>
            <w:lang w:val="en-US" w:eastAsia="de-DE"/>
          </w:rPr>
          <w:delText>For other Linux distributions (or Ubuntu versions),</w:delText>
        </w:r>
      </w:del>
      <w:ins w:id="225" w:author="rolf" w:date="2020-02-22T09:52:00Z">
        <w:r w:rsidR="005A2665">
          <w:rPr>
            <w:lang w:val="en-US" w:eastAsia="de-DE"/>
          </w:rPr>
          <w:t xml:space="preserve">Therefore, </w:t>
        </w:r>
      </w:ins>
      <w:ins w:id="226" w:author="rolf" w:date="2020-02-22T09:53:00Z">
        <w:r w:rsidR="005A2665">
          <w:rPr>
            <w:lang w:val="en-US" w:eastAsia="de-DE"/>
          </w:rPr>
          <w:t>the Linux installer introduced with PSS Version 0.6.0 is not provided any more.</w:t>
        </w:r>
      </w:ins>
      <w:ins w:id="227" w:author="rolf" w:date="2020-02-22T09:54:00Z">
        <w:r w:rsidR="005A2665">
          <w:rPr>
            <w:lang w:val="en-US" w:eastAsia="de-DE"/>
          </w:rPr>
          <w:t xml:space="preserve"> </w:t>
        </w:r>
      </w:ins>
      <w:ins w:id="228" w:author="rolf" w:date="2020-02-22T09:57:00Z">
        <w:r w:rsidR="005A2665">
          <w:rPr>
            <w:lang w:val="en-US" w:eastAsia="de-DE"/>
          </w:rPr>
          <w:t>Instead,</w:t>
        </w:r>
      </w:ins>
      <w:del w:id="229" w:author="rolf" w:date="2020-02-22T09:57:00Z">
        <w:r w:rsidDel="005A2665">
          <w:rPr>
            <w:lang w:val="en-US" w:eastAsia="de-DE"/>
          </w:rPr>
          <w:delText xml:space="preserve"> </w:delText>
        </w:r>
      </w:del>
      <w:ins w:id="230" w:author="rolf" w:date="2020-02-22T09:57:00Z">
        <w:r w:rsidR="005A2665">
          <w:rPr>
            <w:lang w:val="en-US" w:eastAsia="de-DE"/>
          </w:rPr>
          <w:t xml:space="preserve"> </w:t>
        </w:r>
      </w:ins>
      <w:r>
        <w:rPr>
          <w:lang w:val="en-US" w:eastAsia="de-DE"/>
        </w:rPr>
        <w:t>detailed descriptions of how to install the required P</w:t>
      </w:r>
      <w:r>
        <w:rPr>
          <w:lang w:val="en-US" w:eastAsia="de-DE"/>
        </w:rPr>
        <w:t>y</w:t>
      </w:r>
      <w:r>
        <w:rPr>
          <w:lang w:val="en-US" w:eastAsia="de-DE"/>
        </w:rPr>
        <w:t xml:space="preserve">thon libraries and to run the PSS code can be found in </w:t>
      </w:r>
      <w:r>
        <w:rPr>
          <w:lang w:val="en-US" w:eastAsia="de-DE"/>
        </w:rPr>
        <w:fldChar w:fldCharType="begin"/>
      </w:r>
      <w:r>
        <w:rPr>
          <w:lang w:val="en-US" w:eastAsia="de-DE"/>
        </w:rPr>
        <w:instrText xml:space="preserve"> REF _Ref22030594 \h </w:instrText>
      </w:r>
      <w:r>
        <w:rPr>
          <w:lang w:val="en-US" w:eastAsia="de-DE"/>
        </w:rPr>
      </w:r>
      <w:r>
        <w:rPr>
          <w:lang w:val="en-US" w:eastAsia="de-DE"/>
        </w:rPr>
        <w:fldChar w:fldCharType="separate"/>
      </w:r>
      <w:ins w:id="231" w:author="rolf" w:date="2020-02-24T09:42:00Z">
        <w:r w:rsidR="00E56E8E">
          <w:rPr>
            <w:lang w:val="en-US"/>
          </w:rPr>
          <w:t>Appendix</w:t>
        </w:r>
        <w:r w:rsidR="00E56E8E" w:rsidRPr="002B5809">
          <w:rPr>
            <w:lang w:val="en-US"/>
          </w:rPr>
          <w:t xml:space="preserve"> </w:t>
        </w:r>
        <w:r w:rsidR="00E56E8E">
          <w:rPr>
            <w:lang w:val="en-US"/>
          </w:rPr>
          <w:t>B:</w:t>
        </w:r>
        <w:r w:rsidR="00E56E8E" w:rsidRPr="002B5809">
          <w:rPr>
            <w:lang w:val="en-US"/>
          </w:rPr>
          <w:t xml:space="preserve"> </w:t>
        </w:r>
        <w:r w:rsidR="00E56E8E">
          <w:rPr>
            <w:lang w:val="en-US"/>
          </w:rPr>
          <w:t>Linux Installation Instructions</w:t>
        </w:r>
      </w:ins>
      <w:del w:id="232" w:author="rolf" w:date="2020-02-15T20:50:00Z">
        <w:r w:rsidR="00BE6F28" w:rsidDel="00390CF3">
          <w:rPr>
            <w:lang w:val="en-US"/>
          </w:rPr>
          <w:delText>Appe</w:delText>
        </w:r>
        <w:r w:rsidR="00BE6F28" w:rsidDel="00390CF3">
          <w:rPr>
            <w:lang w:val="en-US"/>
          </w:rPr>
          <w:delText>n</w:delText>
        </w:r>
        <w:r w:rsidR="00BE6F28" w:rsidDel="00390CF3">
          <w:rPr>
            <w:lang w:val="en-US"/>
          </w:rPr>
          <w:delText>dix</w:delText>
        </w:r>
        <w:r w:rsidR="00BE6F28" w:rsidRPr="002B5809" w:rsidDel="00390CF3">
          <w:rPr>
            <w:lang w:val="en-US"/>
          </w:rPr>
          <w:delText xml:space="preserve"> </w:delText>
        </w:r>
        <w:r w:rsidR="00BE6F28" w:rsidDel="00390CF3">
          <w:rPr>
            <w:lang w:val="en-US"/>
          </w:rPr>
          <w:delText>B:</w:delText>
        </w:r>
        <w:r w:rsidR="00BE6F28" w:rsidRPr="002B5809" w:rsidDel="00390CF3">
          <w:rPr>
            <w:lang w:val="en-US"/>
          </w:rPr>
          <w:delText xml:space="preserve"> </w:delText>
        </w:r>
        <w:r w:rsidR="00BE6F28" w:rsidDel="00390CF3">
          <w:rPr>
            <w:lang w:val="en-US"/>
          </w:rPr>
          <w:delText>Linux Installation Instructions</w:delText>
        </w:r>
      </w:del>
      <w:r>
        <w:rPr>
          <w:lang w:val="en-US" w:eastAsia="de-DE"/>
        </w:rPr>
        <w:fldChar w:fldCharType="end"/>
      </w:r>
      <w:ins w:id="233" w:author="rolf" w:date="2020-02-22T09:57:00Z">
        <w:r w:rsidR="005A2665">
          <w:rPr>
            <w:lang w:val="en-US" w:eastAsia="de-DE"/>
          </w:rPr>
          <w:t>.</w:t>
        </w:r>
      </w:ins>
    </w:p>
    <w:p w:rsidR="00CE20C6" w:rsidRDefault="00CE20C6" w:rsidP="00FA7692">
      <w:pPr>
        <w:rPr>
          <w:lang w:val="en-US" w:eastAsia="de-DE"/>
        </w:rPr>
      </w:pPr>
    </w:p>
    <w:p w:rsidR="00AE3DAA" w:rsidRPr="002B5809" w:rsidRDefault="0030015A" w:rsidP="00AE3DAA">
      <w:pPr>
        <w:pStyle w:val="berschrift2"/>
        <w:rPr>
          <w:lang w:val="en-US"/>
        </w:rPr>
      </w:pPr>
      <w:bookmarkStart w:id="234" w:name="_Toc22028271"/>
      <w:r w:rsidRPr="002B5809">
        <w:rPr>
          <w:lang w:val="en-US"/>
        </w:rPr>
        <w:t>Program Execution</w:t>
      </w:r>
      <w:bookmarkEnd w:id="234"/>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w:t>
      </w:r>
      <w:r w:rsidR="00354101">
        <w:rPr>
          <w:lang w:val="en-US"/>
        </w:rPr>
        <w:t>r</w:t>
      </w:r>
      <w:r w:rsidR="00354101">
        <w:rPr>
          <w:lang w:val="en-US"/>
        </w:rPr>
        <w:t>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235" w:name="_Toc484449264"/>
      <w:bookmarkStart w:id="236" w:name="_Toc502072385"/>
      <w:bookmarkStart w:id="237" w:name="_Toc510165774"/>
      <w:bookmarkStart w:id="238" w:name="_Toc8809756"/>
      <w:bookmarkStart w:id="239" w:name="_Toc8897873"/>
      <w:bookmarkStart w:id="240" w:name="_Toc11055791"/>
      <w:bookmarkStart w:id="241" w:name="_Toc14185258"/>
      <w:bookmarkStart w:id="242" w:name="_Toc17051731"/>
      <w:bookmarkStart w:id="243" w:name="_Toc18834602"/>
      <w:bookmarkStart w:id="244" w:name="_Toc22028272"/>
      <w:bookmarkEnd w:id="235"/>
      <w:bookmarkEnd w:id="236"/>
      <w:bookmarkEnd w:id="237"/>
      <w:bookmarkEnd w:id="238"/>
      <w:bookmarkEnd w:id="239"/>
      <w:bookmarkEnd w:id="240"/>
      <w:bookmarkEnd w:id="241"/>
      <w:bookmarkEnd w:id="242"/>
      <w:bookmarkEnd w:id="243"/>
      <w:bookmarkEnd w:id="24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245" w:name="_Toc484449265"/>
      <w:bookmarkStart w:id="246" w:name="_Toc502072386"/>
      <w:bookmarkStart w:id="247" w:name="_Toc510165775"/>
      <w:bookmarkStart w:id="248" w:name="_Toc8809757"/>
      <w:bookmarkStart w:id="249" w:name="_Toc8897874"/>
      <w:bookmarkStart w:id="250" w:name="_Toc11055792"/>
      <w:bookmarkStart w:id="251" w:name="_Toc14185259"/>
      <w:bookmarkStart w:id="252" w:name="_Toc17051732"/>
      <w:bookmarkStart w:id="253" w:name="_Toc18834603"/>
      <w:bookmarkStart w:id="254" w:name="_Toc22028273"/>
      <w:bookmarkEnd w:id="245"/>
      <w:bookmarkEnd w:id="246"/>
      <w:bookmarkEnd w:id="247"/>
      <w:bookmarkEnd w:id="248"/>
      <w:bookmarkEnd w:id="249"/>
      <w:bookmarkEnd w:id="250"/>
      <w:bookmarkEnd w:id="251"/>
      <w:bookmarkEnd w:id="252"/>
      <w:bookmarkEnd w:id="253"/>
      <w:bookmarkEnd w:id="25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255" w:name="_Toc484449266"/>
      <w:bookmarkStart w:id="256" w:name="_Toc502072387"/>
      <w:bookmarkStart w:id="257" w:name="_Toc510165776"/>
      <w:bookmarkStart w:id="258" w:name="_Toc8809758"/>
      <w:bookmarkStart w:id="259" w:name="_Toc8897875"/>
      <w:bookmarkStart w:id="260" w:name="_Toc11055793"/>
      <w:bookmarkStart w:id="261" w:name="_Toc14185260"/>
      <w:bookmarkStart w:id="262" w:name="_Toc17051733"/>
      <w:bookmarkStart w:id="263" w:name="_Toc18834604"/>
      <w:bookmarkStart w:id="264" w:name="_Toc22028274"/>
      <w:bookmarkEnd w:id="255"/>
      <w:bookmarkEnd w:id="256"/>
      <w:bookmarkEnd w:id="257"/>
      <w:bookmarkEnd w:id="258"/>
      <w:bookmarkEnd w:id="259"/>
      <w:bookmarkEnd w:id="260"/>
      <w:bookmarkEnd w:id="261"/>
      <w:bookmarkEnd w:id="262"/>
      <w:bookmarkEnd w:id="263"/>
      <w:bookmarkEnd w:id="26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265" w:name="_Toc484449267"/>
      <w:bookmarkStart w:id="266" w:name="_Toc502072388"/>
      <w:bookmarkStart w:id="267" w:name="_Toc510165777"/>
      <w:bookmarkStart w:id="268" w:name="_Toc8809759"/>
      <w:bookmarkStart w:id="269" w:name="_Toc8897876"/>
      <w:bookmarkStart w:id="270" w:name="_Toc11055794"/>
      <w:bookmarkStart w:id="271" w:name="_Toc14185261"/>
      <w:bookmarkStart w:id="272" w:name="_Toc17051734"/>
      <w:bookmarkStart w:id="273" w:name="_Toc18834605"/>
      <w:bookmarkStart w:id="274" w:name="_Toc22028275"/>
      <w:bookmarkEnd w:id="265"/>
      <w:bookmarkEnd w:id="266"/>
      <w:bookmarkEnd w:id="267"/>
      <w:bookmarkEnd w:id="268"/>
      <w:bookmarkEnd w:id="269"/>
      <w:bookmarkEnd w:id="270"/>
      <w:bookmarkEnd w:id="271"/>
      <w:bookmarkEnd w:id="272"/>
      <w:bookmarkEnd w:id="273"/>
      <w:bookmarkEnd w:id="274"/>
    </w:p>
    <w:p w:rsidR="00AE3DAA" w:rsidRPr="002B5809" w:rsidRDefault="00C00911">
      <w:pPr>
        <w:pStyle w:val="berschrift3"/>
        <w:rPr>
          <w:lang w:val="en-US"/>
        </w:rPr>
      </w:pPr>
      <w:bookmarkStart w:id="275" w:name="_Ref510168737"/>
      <w:bookmarkStart w:id="276" w:name="_Ref8760074"/>
      <w:bookmarkStart w:id="277" w:name="_Toc22028276"/>
      <w:r>
        <w:rPr>
          <w:lang w:val="en-US"/>
        </w:rPr>
        <w:t>Program Start</w:t>
      </w:r>
      <w:bookmarkEnd w:id="275"/>
      <w:r w:rsidR="00FC24BB">
        <w:rPr>
          <w:lang w:val="en-US"/>
        </w:rPr>
        <w:t xml:space="preserve"> / Setting Parameters</w:t>
      </w:r>
      <w:bookmarkEnd w:id="276"/>
      <w:bookmarkEnd w:id="277"/>
    </w:p>
    <w:p w:rsidR="00B20B79" w:rsidDel="005C396E" w:rsidRDefault="000F24EF" w:rsidP="00BC408E">
      <w:pPr>
        <w:rPr>
          <w:del w:id="278" w:author="rolf" w:date="2020-02-15T20:39:00Z"/>
          <w:lang w:val="en-US" w:eastAsia="de-DE"/>
        </w:rPr>
      </w:pPr>
      <w:moveFromRangeStart w:id="279" w:author="rolf" w:date="2020-02-15T20:39:00Z" w:name="move32691607"/>
      <w:moveFrom w:id="280" w:author="rolf" w:date="2020-02-15T20:39:00Z">
        <w:del w:id="281" w:author="rolf" w:date="2020-02-15T20:39:00Z">
          <w:r w:rsidDel="005C396E">
            <w:rPr>
              <w:noProof/>
              <w:lang w:eastAsia="de-DE"/>
            </w:rPr>
            <w:drawing>
              <wp:inline distT="0" distB="0" distL="0" distR="0" wp14:anchorId="5C8C2E12" wp14:editId="08D03F76">
                <wp:extent cx="5545066" cy="38379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parameters.PNG"/>
                        <pic:cNvPicPr/>
                      </pic:nvPicPr>
                      <pic:blipFill>
                        <a:blip r:embed="rId10">
                          <a:extLst>
                            <a:ext uri="{28A0092B-C50C-407E-A947-70E740481C1C}">
                              <a14:useLocalDpi xmlns:a14="http://schemas.microsoft.com/office/drawing/2010/main" val="0"/>
                            </a:ext>
                          </a:extLst>
                        </a:blip>
                        <a:stretch>
                          <a:fillRect/>
                        </a:stretch>
                      </pic:blipFill>
                      <pic:spPr>
                        <a:xfrm>
                          <a:off x="0" y="0"/>
                          <a:ext cx="5548788" cy="3840481"/>
                        </a:xfrm>
                        <a:prstGeom prst="rect">
                          <a:avLst/>
                        </a:prstGeom>
                      </pic:spPr>
                    </pic:pic>
                  </a:graphicData>
                </a:graphic>
              </wp:inline>
            </w:drawing>
          </w:r>
        </w:del>
      </w:moveFrom>
      <w:moveFromRangeEnd w:id="279"/>
    </w:p>
    <w:p w:rsidR="00934E10"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 xml:space="preserve">The parameters are arranged in </w:t>
      </w:r>
      <w:del w:id="282" w:author="rolf" w:date="2020-02-24T08:49:00Z">
        <w:r w:rsidR="00A572A2" w:rsidRPr="002B5809" w:rsidDel="005E0321">
          <w:rPr>
            <w:lang w:val="en-US" w:eastAsia="de-DE"/>
          </w:rPr>
          <w:delText xml:space="preserve">groups </w:delText>
        </w:r>
      </w:del>
      <w:ins w:id="283" w:author="rolf" w:date="2020-02-24T08:49:00Z">
        <w:r w:rsidR="005E0321">
          <w:rPr>
            <w:lang w:val="en-US" w:eastAsia="de-DE"/>
          </w:rPr>
          <w:t>tabbed pane windows</w:t>
        </w:r>
        <w:r w:rsidR="005E0321" w:rsidRPr="002B5809">
          <w:rPr>
            <w:lang w:val="en-US" w:eastAsia="de-DE"/>
          </w:rPr>
          <w:t xml:space="preserve"> </w:t>
        </w:r>
      </w:ins>
      <w:r w:rsidR="00A572A2" w:rsidRPr="002B5809">
        <w:rPr>
          <w:lang w:val="en-US" w:eastAsia="de-DE"/>
        </w:rPr>
        <w:t>relating</w:t>
      </w:r>
      <w:r w:rsidR="00C605E5">
        <w:rPr>
          <w:lang w:val="en-US" w:eastAsia="de-DE"/>
        </w:rPr>
        <w:t xml:space="preserve"> to </w:t>
      </w:r>
      <w:ins w:id="284" w:author="rolf" w:date="2020-02-24T08:50:00Z">
        <w:r w:rsidR="005E0321">
          <w:rPr>
            <w:lang w:val="en-US" w:eastAsia="de-DE"/>
          </w:rPr>
          <w:t>workflow control</w:t>
        </w:r>
        <w:r w:rsidR="005E0321">
          <w:rPr>
            <w:lang w:val="en-US" w:eastAsia="de-DE"/>
          </w:rPr>
          <w:t>,</w:t>
        </w:r>
      </w:ins>
      <w:ins w:id="285" w:author="rolf" w:date="2020-02-24T08:51:00Z">
        <w:r w:rsidR="00E95712">
          <w:rPr>
            <w:lang w:val="en-US" w:eastAsia="de-DE"/>
          </w:rPr>
          <w:t xml:space="preserve"> </w:t>
        </w:r>
      </w:ins>
      <w:r w:rsidR="00934E10">
        <w:rPr>
          <w:lang w:val="en-US" w:eastAsia="de-DE"/>
        </w:rPr>
        <w:t>frame stabilization, multi-point alignment</w:t>
      </w:r>
      <w:r w:rsidR="00E23370">
        <w:rPr>
          <w:lang w:val="en-US" w:eastAsia="de-DE"/>
        </w:rPr>
        <w:t xml:space="preserve">, </w:t>
      </w:r>
      <w:ins w:id="286" w:author="rolf" w:date="2020-02-24T08:52:00Z">
        <w:r w:rsidR="00E95712">
          <w:rPr>
            <w:lang w:val="en-US" w:eastAsia="de-DE"/>
          </w:rPr>
          <w:t xml:space="preserve">and </w:t>
        </w:r>
      </w:ins>
      <w:r w:rsidR="00E23370">
        <w:rPr>
          <w:lang w:val="en-US" w:eastAsia="de-DE"/>
        </w:rPr>
        <w:t>stacking</w:t>
      </w:r>
      <w:del w:id="287" w:author="rolf" w:date="2020-02-24T08:51:00Z">
        <w:r w:rsidR="00A572A2" w:rsidRPr="002B5809" w:rsidDel="00E95712">
          <w:rPr>
            <w:lang w:val="en-US" w:eastAsia="de-DE"/>
          </w:rPr>
          <w:delText xml:space="preserve"> a</w:delText>
        </w:r>
      </w:del>
      <w:del w:id="288" w:author="rolf" w:date="2020-02-24T08:52:00Z">
        <w:r w:rsidR="00A572A2" w:rsidRPr="002B5809" w:rsidDel="00E95712">
          <w:rPr>
            <w:lang w:val="en-US" w:eastAsia="de-DE"/>
          </w:rPr>
          <w:delText>nd</w:delText>
        </w:r>
      </w:del>
      <w:del w:id="289" w:author="rolf" w:date="2020-02-24T08:50:00Z">
        <w:r w:rsidR="00A572A2" w:rsidRPr="002B5809" w:rsidDel="005E0321">
          <w:rPr>
            <w:lang w:val="en-US" w:eastAsia="de-DE"/>
          </w:rPr>
          <w:delText xml:space="preserve"> </w:delText>
        </w:r>
        <w:r w:rsidR="00744169" w:rsidDel="005E0321">
          <w:rPr>
            <w:lang w:val="en-US" w:eastAsia="de-DE"/>
          </w:rPr>
          <w:delText>workflow control</w:delText>
        </w:r>
      </w:del>
      <w:r w:rsidR="00744169">
        <w:rPr>
          <w:lang w:val="en-US" w:eastAsia="de-DE"/>
        </w:rPr>
        <w:t>.</w:t>
      </w:r>
    </w:p>
    <w:p w:rsidR="00744169"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B20B79">
        <w:rPr>
          <w:lang w:val="en-US" w:eastAsia="de-DE"/>
        </w:rPr>
        <w:fldChar w:fldCharType="begin"/>
      </w:r>
      <w:r w:rsidR="00B20B79">
        <w:rPr>
          <w:lang w:val="en-US" w:eastAsia="de-DE"/>
        </w:rPr>
        <w:instrText xml:space="preserve"> REF _Ref30184851 \h </w:instrText>
      </w:r>
      <w:r w:rsidR="00B20B79">
        <w:rPr>
          <w:lang w:val="en-US" w:eastAsia="de-DE"/>
        </w:rPr>
      </w:r>
      <w:r w:rsidR="00B20B79">
        <w:rPr>
          <w:lang w:val="en-US" w:eastAsia="de-DE"/>
        </w:rPr>
        <w:fldChar w:fldCharType="separate"/>
      </w:r>
      <w:ins w:id="290" w:author="rolf" w:date="2020-02-24T09:42:00Z">
        <w:r w:rsidR="00E56E8E">
          <w:rPr>
            <w:lang w:val="en-US"/>
          </w:rPr>
          <w:t>Appendix</w:t>
        </w:r>
        <w:r w:rsidR="00E56E8E" w:rsidRPr="002B5809">
          <w:rPr>
            <w:lang w:val="en-US"/>
          </w:rPr>
          <w:t xml:space="preserve"> A: </w:t>
        </w:r>
        <w:r w:rsidR="00E56E8E">
          <w:rPr>
            <w:lang w:val="en-US"/>
          </w:rPr>
          <w:lastRenderedPageBreak/>
          <w:t>Configuration Parameters</w:t>
        </w:r>
      </w:ins>
      <w:del w:id="291" w:author="rolf" w:date="2020-02-15T20:50:00Z">
        <w:r w:rsidR="00BE6F28" w:rsidDel="00390CF3">
          <w:rPr>
            <w:lang w:val="en-US"/>
          </w:rPr>
          <w:delText>Appendix</w:delText>
        </w:r>
        <w:r w:rsidR="00BE6F28" w:rsidRPr="002B5809" w:rsidDel="00390CF3">
          <w:rPr>
            <w:lang w:val="en-US"/>
          </w:rPr>
          <w:delText xml:space="preserve"> A: </w:delText>
        </w:r>
        <w:r w:rsidR="00BE6F28" w:rsidDel="00390CF3">
          <w:rPr>
            <w:lang w:val="en-US"/>
          </w:rPr>
          <w:delText>Configuration Parameters</w:delText>
        </w:r>
      </w:del>
      <w:r w:rsidR="00B20B79">
        <w:rPr>
          <w:lang w:val="en-US" w:eastAsia="de-DE"/>
        </w:rPr>
        <w:fldChar w:fldCharType="end"/>
      </w:r>
      <w:r w:rsidR="00D34344">
        <w:rPr>
          <w:lang w:val="en-US" w:eastAsia="de-DE"/>
        </w:rPr>
        <w:t>”</w:t>
      </w:r>
      <w:r w:rsidR="007269B1" w:rsidRPr="002B5809">
        <w:rPr>
          <w:lang w:val="en-US" w:eastAsia="de-DE"/>
        </w:rPr>
        <w:t>.</w:t>
      </w:r>
      <w:r w:rsidR="00B20B79">
        <w:rPr>
          <w:lang w:val="en-US" w:eastAsia="de-DE"/>
        </w:rPr>
        <w:t xml:space="preserve"> </w:t>
      </w:r>
      <w:r w:rsidR="00744169">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5C396E" w:rsidRDefault="005E0321" w:rsidP="00A21784">
      <w:pPr>
        <w:rPr>
          <w:ins w:id="292" w:author="rolf" w:date="2020-02-15T20:40:00Z"/>
          <w:lang w:val="en-US" w:eastAsia="de-DE"/>
        </w:rPr>
      </w:pPr>
      <w:ins w:id="293" w:author="rolf" w:date="2020-02-24T08:51:00Z">
        <w:r>
          <w:rPr>
            <w:noProof/>
            <w:lang w:eastAsia="de-DE"/>
          </w:rPr>
          <w:drawing>
            <wp:inline distT="0" distB="0" distL="0" distR="0">
              <wp:extent cx="5760720" cy="398716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Configuration_Workflow.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ins>
      <w:moveToRangeStart w:id="294" w:author="rolf" w:date="2020-02-15T20:39:00Z" w:name="move32691607"/>
      <w:moveTo w:id="295" w:author="rolf" w:date="2020-02-15T20:39:00Z">
        <w:del w:id="296" w:author="rolf" w:date="2020-02-24T08:51:00Z">
          <w:r w:rsidR="005C396E" w:rsidDel="005E0321">
            <w:rPr>
              <w:noProof/>
              <w:lang w:eastAsia="de-DE"/>
            </w:rPr>
            <w:drawing>
              <wp:inline distT="0" distB="0" distL="0" distR="0" wp14:anchorId="34CFA8E8" wp14:editId="1D8FA646">
                <wp:extent cx="5545066" cy="38379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parameters.PNG"/>
                        <pic:cNvPicPr/>
                      </pic:nvPicPr>
                      <pic:blipFill>
                        <a:blip r:embed="rId10">
                          <a:extLst>
                            <a:ext uri="{28A0092B-C50C-407E-A947-70E740481C1C}">
                              <a14:useLocalDpi xmlns:a14="http://schemas.microsoft.com/office/drawing/2010/main" val="0"/>
                            </a:ext>
                          </a:extLst>
                        </a:blip>
                        <a:stretch>
                          <a:fillRect/>
                        </a:stretch>
                      </pic:blipFill>
                      <pic:spPr>
                        <a:xfrm>
                          <a:off x="0" y="0"/>
                          <a:ext cx="5548788" cy="3840481"/>
                        </a:xfrm>
                        <a:prstGeom prst="rect">
                          <a:avLst/>
                        </a:prstGeom>
                      </pic:spPr>
                    </pic:pic>
                  </a:graphicData>
                </a:graphic>
              </wp:inline>
            </w:drawing>
          </w:r>
        </w:del>
      </w:moveTo>
      <w:moveToRangeEnd w:id="294"/>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menu entry. Later on, this configuration can be loaded via “File / Load configuration” to replace the current parameter configur</w:t>
      </w:r>
      <w:r w:rsidR="009B2A74">
        <w:rPr>
          <w:lang w:val="en-US" w:eastAsia="de-DE"/>
        </w:rPr>
        <w:t>a</w:t>
      </w:r>
      <w:r w:rsidR="009B2A74">
        <w:rPr>
          <w:lang w:val="en-US" w:eastAsia="de-DE"/>
        </w:rPr>
        <w:t xml:space="preserve">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E56E8E">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8D557A" w:rsidRDefault="008D557A" w:rsidP="00A21784">
      <w:pPr>
        <w:rPr>
          <w:ins w:id="297" w:author="rolf" w:date="2020-02-24T09:29:00Z"/>
          <w:lang w:val="en-US" w:eastAsia="de-DE"/>
        </w:rPr>
      </w:pPr>
      <w:r>
        <w:rPr>
          <w:lang w:val="en-US" w:eastAsia="de-DE"/>
        </w:rPr>
        <w:t>The menu entry “Info / About PSS” gives an overview of the computer environment and the versions of the Python libraries being used.</w:t>
      </w:r>
    </w:p>
    <w:p w:rsidR="00A9018A" w:rsidRDefault="00A9018A">
      <w:pPr>
        <w:spacing w:after="0" w:line="240" w:lineRule="auto"/>
        <w:rPr>
          <w:ins w:id="298" w:author="rolf" w:date="2020-02-24T09:29:00Z"/>
          <w:lang w:val="en-US" w:eastAsia="de-DE"/>
        </w:rPr>
      </w:pPr>
      <w:ins w:id="299" w:author="rolf" w:date="2020-02-24T09:29:00Z">
        <w:r>
          <w:rPr>
            <w:lang w:val="en-US" w:eastAsia="de-DE"/>
          </w:rPr>
          <w:br w:type="page"/>
        </w:r>
      </w:ins>
    </w:p>
    <w:p w:rsidR="00A9018A" w:rsidDel="00A9018A" w:rsidRDefault="00A9018A" w:rsidP="00A21784">
      <w:pPr>
        <w:rPr>
          <w:del w:id="300" w:author="rolf" w:date="2020-02-24T09:29:00Z"/>
          <w:lang w:val="en-US" w:eastAsia="de-DE"/>
        </w:rPr>
      </w:pPr>
    </w:p>
    <w:p w:rsidR="00D67BFF" w:rsidRDefault="00D67BFF" w:rsidP="00A21784">
      <w:pPr>
        <w:pStyle w:val="berschrift3"/>
        <w:rPr>
          <w:lang w:val="en-US"/>
        </w:rPr>
      </w:pPr>
      <w:bookmarkStart w:id="301" w:name="_Toc22028277"/>
      <w:bookmarkStart w:id="302" w:name="_Ref8753727"/>
      <w:r>
        <w:rPr>
          <w:lang w:val="en-US"/>
        </w:rPr>
        <w:t>Dark / Flat Frame Calibration</w:t>
      </w:r>
      <w:bookmarkEnd w:id="301"/>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B52304" w:rsidP="00D67BFF">
      <w:pPr>
        <w:rPr>
          <w:lang w:val="en-US" w:eastAsia="de-DE"/>
        </w:rPr>
      </w:pPr>
      <w:r>
        <w:rPr>
          <w:noProof/>
          <w:lang w:eastAsia="de-DE"/>
        </w:rPr>
        <w:drawing>
          <wp:inline distT="0" distB="0" distL="0" distR="0" wp14:anchorId="402E6A3B" wp14:editId="4FAE3419">
            <wp:extent cx="2924583" cy="1971950"/>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_Calibrate-Menu.PNG"/>
                    <pic:cNvPicPr/>
                  </pic:nvPicPr>
                  <pic:blipFill>
                    <a:blip r:embed="rId12">
                      <a:extLst>
                        <a:ext uri="{28A0092B-C50C-407E-A947-70E740481C1C}">
                          <a14:useLocalDpi xmlns:a14="http://schemas.microsoft.com/office/drawing/2010/main" val="0"/>
                        </a:ext>
                      </a:extLst>
                    </a:blip>
                    <a:stretch>
                      <a:fillRect/>
                    </a:stretch>
                  </pic:blipFill>
                  <pic:spPr>
                    <a:xfrm>
                      <a:off x="0" y="0"/>
                      <a:ext cx="2924583" cy="1971950"/>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First the dark / flat input videos (or directories with still images) have to be processed into so-called “master frames”. To do so, select the menu entry “Create new master dark frame” or “Create new ma</w:t>
      </w:r>
      <w:r>
        <w:rPr>
          <w:lang w:val="en-US" w:eastAsia="de-DE"/>
        </w:rPr>
        <w:t>s</w:t>
      </w:r>
      <w:r>
        <w:rPr>
          <w:lang w:val="en-US" w:eastAsia="de-DE"/>
        </w:rPr>
        <w:t>ter flat frame” from the “Calibrate” menu. When the file chooser opens, select the input video or direct</w:t>
      </w:r>
      <w:r>
        <w:rPr>
          <w:lang w:val="en-US" w:eastAsia="de-DE"/>
        </w:rPr>
        <w:t>o</w:t>
      </w:r>
      <w:r>
        <w:rPr>
          <w:lang w:val="en-US" w:eastAsia="de-DE"/>
        </w:rPr>
        <w:t xml:space="preserve">ry. </w:t>
      </w:r>
    </w:p>
    <w:p w:rsidR="001F59BC" w:rsidRDefault="00B52304" w:rsidP="00D67BFF">
      <w:pPr>
        <w:rPr>
          <w:lang w:val="en-US" w:eastAsia="de-DE"/>
        </w:rPr>
      </w:pPr>
      <w:r>
        <w:rPr>
          <w:noProof/>
          <w:lang w:eastAsia="de-DE"/>
        </w:rPr>
        <w:drawing>
          <wp:inline distT="0" distB="0" distL="0" distR="0" wp14:anchorId="691174AD" wp14:editId="5DB609A1">
            <wp:extent cx="3634510" cy="2459865"/>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_create-dark.PNG"/>
                    <pic:cNvPicPr/>
                  </pic:nvPicPr>
                  <pic:blipFill>
                    <a:blip r:embed="rId13">
                      <a:extLst>
                        <a:ext uri="{28A0092B-C50C-407E-A947-70E740481C1C}">
                          <a14:useLocalDpi xmlns:a14="http://schemas.microsoft.com/office/drawing/2010/main" val="0"/>
                        </a:ext>
                      </a:extLst>
                    </a:blip>
                    <a:stretch>
                      <a:fillRect/>
                    </a:stretch>
                  </pic:blipFill>
                  <pic:spPr>
                    <a:xfrm>
                      <a:off x="0" y="0"/>
                      <a:ext cx="3636949" cy="2461516"/>
                    </a:xfrm>
                    <a:prstGeom prst="rect">
                      <a:avLst/>
                    </a:prstGeom>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w:t>
      </w:r>
      <w:proofErr w:type="gramStart"/>
      <w:r w:rsidR="00DA2EA4">
        <w:rPr>
          <w:lang w:val="en-US" w:eastAsia="de-DE"/>
        </w:rPr>
        <w:t xml:space="preserve">16bit </w:t>
      </w:r>
      <w:r w:rsidR="00B250FF">
        <w:rPr>
          <w:lang w:val="en-US" w:eastAsia="de-DE"/>
        </w:rPr>
        <w:t>.</w:t>
      </w:r>
      <w:proofErr w:type="spellStart"/>
      <w:proofErr w:type="gramEnd"/>
      <w:del w:id="303" w:author="rolf" w:date="2020-02-15T20:16:00Z">
        <w:r w:rsidR="00B250FF" w:rsidDel="00EE4DB7">
          <w:rPr>
            <w:lang w:val="en-US" w:eastAsia="de-DE"/>
          </w:rPr>
          <w:delText>t</w:delText>
        </w:r>
        <w:r w:rsidR="00DA2EA4" w:rsidDel="00EE4DB7">
          <w:rPr>
            <w:lang w:val="en-US" w:eastAsia="de-DE"/>
          </w:rPr>
          <w:delText>iff</w:delText>
        </w:r>
        <w:r w:rsidR="00B250FF" w:rsidDel="00EE4DB7">
          <w:rPr>
            <w:lang w:val="en-US" w:eastAsia="de-DE"/>
          </w:rPr>
          <w:delText xml:space="preserve"> </w:delText>
        </w:r>
      </w:del>
      <w:proofErr w:type="gramStart"/>
      <w:ins w:id="304" w:author="rolf" w:date="2020-02-15T20:16:00Z">
        <w:r w:rsidR="00EE4DB7">
          <w:rPr>
            <w:lang w:val="en-US" w:eastAsia="de-DE"/>
          </w:rPr>
          <w:t>png</w:t>
        </w:r>
        <w:proofErr w:type="spellEnd"/>
        <w:proofErr w:type="gramEnd"/>
        <w:r w:rsidR="00EE4DB7">
          <w:rPr>
            <w:lang w:val="en-US" w:eastAsia="de-DE"/>
          </w:rPr>
          <w:t xml:space="preserve"> </w:t>
        </w:r>
      </w:ins>
      <w:r w:rsidR="00B250FF">
        <w:rPr>
          <w:lang w:val="en-US" w:eastAsia="de-DE"/>
        </w:rPr>
        <w:t xml:space="preserve">(or </w:t>
      </w:r>
      <w:ins w:id="305" w:author="rolf" w:date="2020-02-15T20:16:00Z">
        <w:r w:rsidR="00EE4DB7">
          <w:rPr>
            <w:lang w:val="en-US" w:eastAsia="de-DE"/>
          </w:rPr>
          <w:t xml:space="preserve">.tiff or </w:t>
        </w:r>
      </w:ins>
      <w:r w:rsidR="00B250FF">
        <w:rPr>
          <w:lang w:val="en-US" w:eastAsia="de-DE"/>
        </w:rPr>
        <w:t>.fits)</w:t>
      </w:r>
      <w:r w:rsidR="00DA2EA4">
        <w:rPr>
          <w:lang w:val="en-US" w:eastAsia="de-DE"/>
        </w:rPr>
        <w:t xml:space="preserve">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w:t>
      </w:r>
      <w:r>
        <w:rPr>
          <w:lang w:val="en-US" w:eastAsia="de-DE"/>
        </w:rPr>
        <w:t>s</w:t>
      </w:r>
      <w:r>
        <w:rPr>
          <w:lang w:val="en-US" w:eastAsia="de-DE"/>
        </w:rPr>
        <w:t>sion.</w:t>
      </w:r>
    </w:p>
    <w:p w:rsidR="008D557A" w:rsidRDefault="00B52304" w:rsidP="00F4697A">
      <w:pPr>
        <w:rPr>
          <w:lang w:val="en-US" w:eastAsia="de-DE"/>
        </w:rPr>
      </w:pPr>
      <w:r>
        <w:rPr>
          <w:noProof/>
          <w:lang w:eastAsia="de-DE"/>
        </w:rPr>
        <w:lastRenderedPageBreak/>
        <w:drawing>
          <wp:inline distT="0" distB="0" distL="0" distR="0" wp14:anchorId="2B9C5E33" wp14:editId="28D695E8">
            <wp:extent cx="5087155" cy="286376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_load-dark.PNG"/>
                    <pic:cNvPicPr/>
                  </pic:nvPicPr>
                  <pic:blipFill>
                    <a:blip r:embed="rId14">
                      <a:extLst>
                        <a:ext uri="{28A0092B-C50C-407E-A947-70E740481C1C}">
                          <a14:useLocalDpi xmlns:a14="http://schemas.microsoft.com/office/drawing/2010/main" val="0"/>
                        </a:ext>
                      </a:extLst>
                    </a:blip>
                    <a:stretch>
                      <a:fillRect/>
                    </a:stretch>
                  </pic:blipFill>
                  <pic:spPr>
                    <a:xfrm>
                      <a:off x="0" y="0"/>
                      <a:ext cx="5090570" cy="2865689"/>
                    </a:xfrm>
                    <a:prstGeom prst="rect">
                      <a:avLst/>
                    </a:prstGeom>
                  </pic:spPr>
                </pic:pic>
              </a:graphicData>
            </a:graphic>
          </wp:inline>
        </w:drawing>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DA2EA4"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w:t>
      </w:r>
      <w:r>
        <w:rPr>
          <w:lang w:val="en-US" w:eastAsia="de-DE"/>
        </w:rPr>
        <w:t>e</w:t>
      </w:r>
      <w:r>
        <w:rPr>
          <w:lang w:val="en-US" w:eastAsia="de-DE"/>
        </w:rPr>
        <w:t>fore, not necessary to re-proc</w:t>
      </w:r>
      <w:r w:rsidR="008D557A">
        <w:rPr>
          <w:lang w:val="en-US" w:eastAsia="de-DE"/>
        </w:rPr>
        <w:t>ess them from the input videos.</w:t>
      </w:r>
    </w:p>
    <w:p w:rsidR="00F4697A" w:rsidRDefault="00F4697A" w:rsidP="00D67BFF">
      <w:pPr>
        <w:rPr>
          <w:ins w:id="306" w:author="rolf" w:date="2020-02-15T19:49:00Z"/>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A91AC2" w:rsidRDefault="00A91AC2" w:rsidP="00D67BFF">
      <w:pPr>
        <w:rPr>
          <w:lang w:val="en-US" w:eastAsia="de-DE"/>
        </w:rPr>
      </w:pPr>
      <w:ins w:id="307" w:author="rolf" w:date="2020-02-15T19:49:00Z">
        <w:r>
          <w:rPr>
            <w:lang w:val="en-US" w:eastAsia="de-DE"/>
          </w:rPr>
          <w:t xml:space="preserve">The master frames </w:t>
        </w:r>
      </w:ins>
      <w:ins w:id="308" w:author="rolf" w:date="2020-02-15T19:50:00Z">
        <w:r>
          <w:rPr>
            <w:lang w:val="en-US" w:eastAsia="de-DE"/>
          </w:rPr>
          <w:t>must be</w:t>
        </w:r>
      </w:ins>
      <w:ins w:id="309" w:author="rolf" w:date="2020-02-15T19:49:00Z">
        <w:r>
          <w:rPr>
            <w:lang w:val="en-US" w:eastAsia="de-DE"/>
          </w:rPr>
          <w:t xml:space="preserve"> compatible with the stacking job input</w:t>
        </w:r>
      </w:ins>
      <w:ins w:id="310" w:author="rolf" w:date="2020-02-15T19:59:00Z">
        <w:r w:rsidR="00C16CC6">
          <w:rPr>
            <w:lang w:val="en-US" w:eastAsia="de-DE"/>
          </w:rPr>
          <w:t xml:space="preserve"> also</w:t>
        </w:r>
      </w:ins>
      <w:ins w:id="311" w:author="rolf" w:date="2020-02-15T19:49:00Z">
        <w:r>
          <w:rPr>
            <w:lang w:val="en-US" w:eastAsia="de-DE"/>
          </w:rPr>
          <w:t xml:space="preserve"> in terms of </w:t>
        </w:r>
      </w:ins>
      <w:ins w:id="312" w:author="rolf" w:date="2020-02-15T19:50:00Z">
        <w:r>
          <w:rPr>
            <w:lang w:val="en-US" w:eastAsia="de-DE"/>
          </w:rPr>
          <w:t>the de-</w:t>
        </w:r>
        <w:proofErr w:type="spellStart"/>
        <w:r>
          <w:rPr>
            <w:lang w:val="en-US" w:eastAsia="de-DE"/>
          </w:rPr>
          <w:t>bayering</w:t>
        </w:r>
        <w:proofErr w:type="spellEnd"/>
        <w:r>
          <w:rPr>
            <w:lang w:val="en-US" w:eastAsia="de-DE"/>
          </w:rPr>
          <w:t xml:space="preserve"> o</w:t>
        </w:r>
        <w:r>
          <w:rPr>
            <w:lang w:val="en-US" w:eastAsia="de-DE"/>
          </w:rPr>
          <w:t>p</w:t>
        </w:r>
        <w:r>
          <w:rPr>
            <w:lang w:val="en-US" w:eastAsia="de-DE"/>
          </w:rPr>
          <w:t>tion used</w:t>
        </w:r>
      </w:ins>
      <w:ins w:id="313" w:author="rolf" w:date="2020-02-15T19:51:00Z">
        <w:r>
          <w:rPr>
            <w:lang w:val="en-US" w:eastAsia="de-DE"/>
          </w:rPr>
          <w:t xml:space="preserve"> (see next Section). </w:t>
        </w:r>
      </w:ins>
      <w:ins w:id="314" w:author="rolf" w:date="2020-02-15T19:52:00Z">
        <w:r>
          <w:rPr>
            <w:lang w:val="en-US" w:eastAsia="de-DE"/>
          </w:rPr>
          <w:t xml:space="preserve">It is, therefore, important to choose the same option when creating the master frames and specifying the stacking jobs. </w:t>
        </w:r>
      </w:ins>
      <w:ins w:id="315" w:author="rolf" w:date="2020-02-15T19:53:00Z">
        <w:r>
          <w:rPr>
            <w:lang w:val="en-US" w:eastAsia="de-DE"/>
          </w:rPr>
          <w:t xml:space="preserve">If you want to </w:t>
        </w:r>
      </w:ins>
      <w:ins w:id="316" w:author="rolf" w:date="2020-02-15T19:54:00Z">
        <w:r>
          <w:rPr>
            <w:lang w:val="en-US" w:eastAsia="de-DE"/>
          </w:rPr>
          <w:t xml:space="preserve">apply dark / flat frame correction, </w:t>
        </w:r>
      </w:ins>
      <w:ins w:id="317" w:author="rolf" w:date="2020-02-15T20:00:00Z">
        <w:r w:rsidR="00C16CC6">
          <w:rPr>
            <w:lang w:val="en-US" w:eastAsia="de-DE"/>
          </w:rPr>
          <w:t>it is a bad idea to use</w:t>
        </w:r>
      </w:ins>
      <w:ins w:id="318" w:author="rolf" w:date="2020-02-15T19:54:00Z">
        <w:r>
          <w:rPr>
            <w:lang w:val="en-US" w:eastAsia="de-DE"/>
          </w:rPr>
          <w:t xml:space="preserve"> the de-</w:t>
        </w:r>
        <w:proofErr w:type="spellStart"/>
        <w:r>
          <w:rPr>
            <w:lang w:val="en-US" w:eastAsia="de-DE"/>
          </w:rPr>
          <w:t>bayering</w:t>
        </w:r>
        <w:proofErr w:type="spellEnd"/>
        <w:r>
          <w:rPr>
            <w:lang w:val="en-US" w:eastAsia="de-DE"/>
          </w:rPr>
          <w:t xml:space="preserve"> option “Auto </w:t>
        </w:r>
        <w:proofErr w:type="gramStart"/>
        <w:r>
          <w:rPr>
            <w:lang w:val="en-US" w:eastAsia="de-DE"/>
          </w:rPr>
          <w:t>detect</w:t>
        </w:r>
        <w:proofErr w:type="gramEnd"/>
        <w:r>
          <w:rPr>
            <w:lang w:val="en-US" w:eastAsia="de-DE"/>
          </w:rPr>
          <w:t xml:space="preserve"> color”</w:t>
        </w:r>
        <w:r w:rsidR="00C16CC6">
          <w:rPr>
            <w:lang w:val="en-US" w:eastAsia="de-DE"/>
          </w:rPr>
          <w:t>, because this option might select different settings for the master frames and the stacking input.</w:t>
        </w:r>
      </w:ins>
      <w:ins w:id="319" w:author="rolf" w:date="2020-02-15T19:55:00Z">
        <w:r w:rsidR="00C16CC6">
          <w:rPr>
            <w:lang w:val="en-US" w:eastAsia="de-DE"/>
          </w:rPr>
          <w:t xml:space="preserve"> Instead, </w:t>
        </w:r>
      </w:ins>
      <w:ins w:id="320" w:author="rolf" w:date="2020-02-15T19:56:00Z">
        <w:r w:rsidR="00C16CC6">
          <w:rPr>
            <w:lang w:val="en-US" w:eastAsia="de-DE"/>
          </w:rPr>
          <w:t>select</w:t>
        </w:r>
      </w:ins>
      <w:ins w:id="321" w:author="rolf" w:date="2020-02-15T19:55:00Z">
        <w:r w:rsidR="00C16CC6">
          <w:rPr>
            <w:lang w:val="en-US" w:eastAsia="de-DE"/>
          </w:rPr>
          <w:t xml:space="preserve"> the appropriate </w:t>
        </w:r>
      </w:ins>
      <w:ins w:id="322" w:author="rolf" w:date="2020-02-15T19:56:00Z">
        <w:r w:rsidR="00C16CC6">
          <w:rPr>
            <w:lang w:val="en-US" w:eastAsia="de-DE"/>
          </w:rPr>
          <w:t xml:space="preserve">setting manually: Via the </w:t>
        </w:r>
      </w:ins>
      <w:ins w:id="323" w:author="rolf" w:date="2020-02-15T19:57:00Z">
        <w:r w:rsidR="00C16CC6">
          <w:rPr>
            <w:lang w:val="en-US" w:eastAsia="de-DE"/>
          </w:rPr>
          <w:t xml:space="preserve">“Edit / Edit configuration” menu before </w:t>
        </w:r>
      </w:ins>
      <w:ins w:id="324" w:author="rolf" w:date="2020-02-15T20:01:00Z">
        <w:r w:rsidR="00C16CC6">
          <w:rPr>
            <w:lang w:val="en-US" w:eastAsia="de-DE"/>
          </w:rPr>
          <w:t xml:space="preserve">the </w:t>
        </w:r>
      </w:ins>
      <w:ins w:id="325" w:author="rolf" w:date="2020-02-15T19:57:00Z">
        <w:r w:rsidR="00C16CC6">
          <w:rPr>
            <w:lang w:val="en-US" w:eastAsia="de-DE"/>
          </w:rPr>
          <w:t>master frame creation, and via the context menu</w:t>
        </w:r>
      </w:ins>
      <w:ins w:id="326" w:author="rolf" w:date="2020-02-15T20:01:00Z">
        <w:r w:rsidR="00C16CC6">
          <w:rPr>
            <w:lang w:val="en-US" w:eastAsia="de-DE"/>
          </w:rPr>
          <w:t xml:space="preserve"> on the stacking job(s)</w:t>
        </w:r>
      </w:ins>
      <w:ins w:id="327" w:author="rolf" w:date="2020-02-15T19:57:00Z">
        <w:r w:rsidR="00C16CC6">
          <w:rPr>
            <w:lang w:val="en-US" w:eastAsia="de-DE"/>
          </w:rPr>
          <w:t xml:space="preserve"> in the job</w:t>
        </w:r>
      </w:ins>
      <w:ins w:id="328" w:author="rolf" w:date="2020-02-15T19:59:00Z">
        <w:r w:rsidR="00C16CC6">
          <w:rPr>
            <w:lang w:val="en-US" w:eastAsia="de-DE"/>
          </w:rPr>
          <w:t xml:space="preserve"> </w:t>
        </w:r>
      </w:ins>
      <w:ins w:id="329" w:author="rolf" w:date="2020-02-15T19:57:00Z">
        <w:r w:rsidR="00C16CC6">
          <w:rPr>
            <w:lang w:val="en-US" w:eastAsia="de-DE"/>
          </w:rPr>
          <w:t>list editor</w:t>
        </w:r>
      </w:ins>
      <w:ins w:id="330" w:author="rolf" w:date="2020-02-15T19:59:00Z">
        <w:r w:rsidR="00C16CC6">
          <w:rPr>
            <w:lang w:val="en-US" w:eastAsia="de-DE"/>
          </w:rPr>
          <w:t>.</w:t>
        </w:r>
      </w:ins>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w:t>
      </w:r>
      <w:r w:rsidR="00E929AD">
        <w:rPr>
          <w:lang w:val="en-US" w:eastAsia="de-DE"/>
        </w:rPr>
        <w:t>k</w:t>
      </w:r>
      <w:r w:rsidR="00E929AD">
        <w:rPr>
          <w:lang w:val="en-US" w:eastAsia="de-DE"/>
        </w:rPr>
        <w:t>ing input, however, they are ignored.</w:t>
      </w:r>
    </w:p>
    <w:p w:rsidR="009B2A74" w:rsidRPr="009B2A74" w:rsidRDefault="009B2A74" w:rsidP="00A21784">
      <w:pPr>
        <w:pStyle w:val="berschrift3"/>
        <w:rPr>
          <w:lang w:val="en-US"/>
        </w:rPr>
      </w:pPr>
      <w:bookmarkStart w:id="331" w:name="_Ref22028144"/>
      <w:bookmarkStart w:id="332" w:name="_Toc22028278"/>
      <w:r>
        <w:rPr>
          <w:lang w:val="en-US"/>
        </w:rPr>
        <w:t>Job Specification</w:t>
      </w:r>
      <w:bookmarkEnd w:id="302"/>
      <w:bookmarkEnd w:id="331"/>
      <w:bookmarkEnd w:id="332"/>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B52304" w:rsidP="00A21784">
      <w:pPr>
        <w:rPr>
          <w:lang w:val="en-US" w:eastAsia="de-DE"/>
        </w:rPr>
      </w:pPr>
      <w:r>
        <w:rPr>
          <w:noProof/>
          <w:lang w:eastAsia="de-DE"/>
        </w:rPr>
        <w:lastRenderedPageBreak/>
        <w:drawing>
          <wp:inline distT="0" distB="0" distL="0" distR="0">
            <wp:extent cx="1558344" cy="2053056"/>
            <wp:effectExtent l="0" t="0" r="381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_file-open.png"/>
                    <pic:cNvPicPr/>
                  </pic:nvPicPr>
                  <pic:blipFill>
                    <a:blip r:embed="rId15">
                      <a:extLst>
                        <a:ext uri="{28A0092B-C50C-407E-A947-70E740481C1C}">
                          <a14:useLocalDpi xmlns:a14="http://schemas.microsoft.com/office/drawing/2010/main" val="0"/>
                        </a:ext>
                      </a:extLst>
                    </a:blip>
                    <a:stretch>
                      <a:fillRect/>
                    </a:stretch>
                  </pic:blipFill>
                  <pic:spPr>
                    <a:xfrm>
                      <a:off x="0" y="0"/>
                      <a:ext cx="1559885" cy="2055086"/>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83718F" w:rsidRDefault="006A4631" w:rsidP="008D557A">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Pr="0083718F" w:rsidRDefault="006A4631" w:rsidP="0083718F">
      <w:pPr>
        <w:pStyle w:val="Listenabsatz"/>
        <w:numPr>
          <w:ilvl w:val="0"/>
          <w:numId w:val="22"/>
        </w:numPr>
        <w:rPr>
          <w:lang w:val="en-US" w:eastAsia="de-DE"/>
        </w:rPr>
      </w:pPr>
      <w:r w:rsidRPr="0083718F">
        <w:rPr>
          <w:lang w:val="en-US" w:eastAsia="de-DE"/>
        </w:rPr>
        <w:t>To define a stacking job, the user selects a video file (extension “.</w:t>
      </w:r>
      <w:proofErr w:type="spellStart"/>
      <w:r w:rsidRPr="0083718F">
        <w:rPr>
          <w:lang w:val="en-US" w:eastAsia="de-DE"/>
        </w:rPr>
        <w:t>avi</w:t>
      </w:r>
      <w:proofErr w:type="spellEnd"/>
      <w:r w:rsidRPr="0083718F">
        <w:rPr>
          <w:lang w:val="en-US" w:eastAsia="de-DE"/>
        </w:rPr>
        <w:t>”</w:t>
      </w:r>
      <w:r w:rsidR="008D557A" w:rsidRPr="0083718F">
        <w:rPr>
          <w:lang w:val="en-US" w:eastAsia="de-DE"/>
        </w:rPr>
        <w:t>, “.</w:t>
      </w:r>
      <w:proofErr w:type="spellStart"/>
      <w:r w:rsidR="008D557A" w:rsidRPr="0083718F">
        <w:rPr>
          <w:lang w:val="en-US" w:eastAsia="de-DE"/>
        </w:rPr>
        <w:t>mov</w:t>
      </w:r>
      <w:proofErr w:type="spellEnd"/>
      <w:r w:rsidR="008D557A" w:rsidRPr="0083718F">
        <w:rPr>
          <w:lang w:val="en-US" w:eastAsia="de-DE"/>
        </w:rPr>
        <w:t>”, “.mp4”or “</w:t>
      </w:r>
      <w:r w:rsidR="00916354" w:rsidRPr="0083718F">
        <w:rPr>
          <w:lang w:val="en-US" w:eastAsia="de-DE"/>
        </w:rPr>
        <w:t>.</w:t>
      </w:r>
      <w:proofErr w:type="spellStart"/>
      <w:r w:rsidR="00916354" w:rsidRPr="0083718F">
        <w:rPr>
          <w:lang w:val="en-US" w:eastAsia="de-DE"/>
        </w:rPr>
        <w:t>ser</w:t>
      </w:r>
      <w:proofErr w:type="spellEnd"/>
      <w:r w:rsidR="00916354" w:rsidRPr="0083718F">
        <w:rPr>
          <w:lang w:val="en-US" w:eastAsia="de-DE"/>
        </w:rPr>
        <w:t>”</w:t>
      </w:r>
      <w:r w:rsidRPr="0083718F">
        <w:rPr>
          <w:lang w:val="en-US" w:eastAsia="de-DE"/>
        </w:rPr>
        <w:t>) or a directory containing still image files with identical pixel dimensions</w:t>
      </w:r>
      <w:r w:rsidR="003B2BA2" w:rsidRPr="0083718F">
        <w:rPr>
          <w:lang w:val="en-US" w:eastAsia="de-DE"/>
        </w:rPr>
        <w:t xml:space="preserve">. </w:t>
      </w:r>
      <w:r w:rsidR="00C532AE" w:rsidRPr="0083718F">
        <w:rPr>
          <w:lang w:val="en-US" w:eastAsia="de-DE"/>
        </w:rPr>
        <w:t>A</w:t>
      </w:r>
      <w:r w:rsidR="003B2BA2" w:rsidRPr="0083718F">
        <w:rPr>
          <w:lang w:val="en-US" w:eastAsia="de-DE"/>
        </w:rPr>
        <w:t>t the bottom of the file dialog window “Files of type” must be set to “Still image folders</w:t>
      </w:r>
      <w:r w:rsidR="00220C3E" w:rsidRPr="0083718F">
        <w:rPr>
          <w:lang w:val="en-US" w:eastAsia="de-DE"/>
        </w:rPr>
        <w:t> </w:t>
      </w:r>
      <w:r w:rsidR="003B2BA2" w:rsidRPr="0083718F">
        <w:rPr>
          <w:lang w:val="en-US" w:eastAsia="de-DE"/>
        </w:rPr>
        <w:t>/ video files for stacking (*.</w:t>
      </w:r>
      <w:proofErr w:type="spellStart"/>
      <w:r w:rsidR="003B2BA2" w:rsidRPr="0083718F">
        <w:rPr>
          <w:lang w:val="en-US" w:eastAsia="de-DE"/>
        </w:rPr>
        <w:t>avi</w:t>
      </w:r>
      <w:proofErr w:type="spellEnd"/>
      <w:r w:rsidR="00916354" w:rsidRPr="0083718F">
        <w:rPr>
          <w:lang w:val="en-US" w:eastAsia="de-DE"/>
        </w:rPr>
        <w:t xml:space="preserve"> </w:t>
      </w:r>
      <w:r w:rsidR="008D557A" w:rsidRPr="0083718F">
        <w:rPr>
          <w:lang w:val="en-US" w:eastAsia="de-DE"/>
        </w:rPr>
        <w:t>*.</w:t>
      </w:r>
      <w:proofErr w:type="spellStart"/>
      <w:r w:rsidR="008D557A" w:rsidRPr="0083718F">
        <w:rPr>
          <w:lang w:val="en-US" w:eastAsia="de-DE"/>
        </w:rPr>
        <w:t>mov</w:t>
      </w:r>
      <w:proofErr w:type="spellEnd"/>
      <w:r w:rsidR="008D557A" w:rsidRPr="0083718F">
        <w:rPr>
          <w:lang w:val="en-US" w:eastAsia="de-DE"/>
        </w:rPr>
        <w:t xml:space="preserve"> *.mp4 </w:t>
      </w:r>
      <w:r w:rsidR="00916354" w:rsidRPr="0083718F">
        <w:rPr>
          <w:lang w:val="en-US" w:eastAsia="de-DE"/>
        </w:rPr>
        <w:t>*.</w:t>
      </w:r>
      <w:proofErr w:type="spellStart"/>
      <w:r w:rsidR="00916354" w:rsidRPr="0083718F">
        <w:rPr>
          <w:lang w:val="en-US" w:eastAsia="de-DE"/>
        </w:rPr>
        <w:t>ser</w:t>
      </w:r>
      <w:proofErr w:type="spellEnd"/>
      <w:r w:rsidR="003B2BA2" w:rsidRPr="0083718F">
        <w:rPr>
          <w:lang w:val="en-US" w:eastAsia="de-DE"/>
        </w:rPr>
        <w:t>)”.</w:t>
      </w:r>
      <w:r w:rsidR="00FC24BB" w:rsidRPr="0083718F">
        <w:rPr>
          <w:lang w:val="en-US" w:eastAsia="de-DE"/>
        </w:rPr>
        <w:t xml:space="preserve"> Selecting a directory with image files which do not match will result in an error message later</w:t>
      </w:r>
      <w:r w:rsidR="00C532AE" w:rsidRPr="0083718F">
        <w:rPr>
          <w:lang w:val="en-US" w:eastAsia="de-DE"/>
        </w:rPr>
        <w:t xml:space="preserve"> on</w:t>
      </w:r>
      <w:r w:rsidR="00FC24BB" w:rsidRPr="0083718F">
        <w:rPr>
          <w:lang w:val="en-US" w:eastAsia="de-DE"/>
        </w:rPr>
        <w:t xml:space="preserve">. </w:t>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xml:space="preserve">, </w:t>
      </w:r>
      <w:r w:rsidR="007D7F8B">
        <w:rPr>
          <w:lang w:val="en-US" w:eastAsia="de-DE"/>
        </w:rPr>
        <w:t>.fit, .fits,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I</w:t>
      </w:r>
      <w:r w:rsidRPr="003B2BA2">
        <w:rPr>
          <w:lang w:val="en-US" w:eastAsia="de-DE"/>
        </w:rPr>
        <w:t>m</w:t>
      </w:r>
      <w:r w:rsidRPr="003B2BA2">
        <w:rPr>
          <w:lang w:val="en-US" w:eastAsia="de-DE"/>
        </w:rPr>
        <w:t xml:space="preserve">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r w:rsidR="007D7F8B">
        <w:rPr>
          <w:lang w:val="en-US" w:eastAsia="de-DE"/>
        </w:rPr>
        <w:t xml:space="preserve">*.fit *.fits </w:t>
      </w:r>
      <w:r w:rsidRPr="003B2BA2">
        <w:rPr>
          <w:lang w:val="en-US" w:eastAsia="de-DE"/>
        </w:rPr>
        <w:t>*.</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B52304" w:rsidP="003B2BA2">
      <w:pPr>
        <w:rPr>
          <w:lang w:val="en-US" w:eastAsia="de-DE"/>
        </w:rPr>
      </w:pPr>
      <w:r>
        <w:rPr>
          <w:noProof/>
          <w:lang w:eastAsia="de-DE"/>
        </w:rPr>
        <w:drawing>
          <wp:inline distT="0" distB="0" distL="0" distR="0">
            <wp:extent cx="2820473" cy="190891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_file-open-avi-selection.png"/>
                    <pic:cNvPicPr/>
                  </pic:nvPicPr>
                  <pic:blipFill>
                    <a:blip r:embed="rId16">
                      <a:extLst>
                        <a:ext uri="{28A0092B-C50C-407E-A947-70E740481C1C}">
                          <a14:useLocalDpi xmlns:a14="http://schemas.microsoft.com/office/drawing/2010/main" val="0"/>
                        </a:ext>
                      </a:extLst>
                    </a:blip>
                    <a:stretch>
                      <a:fillRect/>
                    </a:stretch>
                  </pic:blipFill>
                  <pic:spPr>
                    <a:xfrm>
                      <a:off x="0" y="0"/>
                      <a:ext cx="2829379" cy="1914947"/>
                    </a:xfrm>
                    <a:prstGeom prst="rect">
                      <a:avLst/>
                    </a:prstGeom>
                  </pic:spPr>
                </pic:pic>
              </a:graphicData>
            </a:graphic>
          </wp:inline>
        </w:drawing>
      </w:r>
      <w:r w:rsidR="0083718F">
        <w:rPr>
          <w:lang w:val="en-US" w:eastAsia="de-DE"/>
        </w:rPr>
        <w:t xml:space="preserve">   </w:t>
      </w:r>
      <w:r>
        <w:rPr>
          <w:noProof/>
          <w:lang w:eastAsia="de-DE"/>
        </w:rPr>
        <w:drawing>
          <wp:inline distT="0" distB="0" distL="0" distR="0">
            <wp:extent cx="2665927" cy="1912169"/>
            <wp:effectExtent l="0" t="0" r="127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_file-open-postproc-selec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7716" cy="1913452"/>
                    </a:xfrm>
                    <a:prstGeom prst="rect">
                      <a:avLst/>
                    </a:prstGeom>
                  </pic:spPr>
                </pic:pic>
              </a:graphicData>
            </a:graphic>
          </wp:inline>
        </w:drawing>
      </w: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w:t>
      </w:r>
      <w:r>
        <w:rPr>
          <w:lang w:val="en-US" w:eastAsia="de-DE"/>
        </w:rPr>
        <w:t>i</w:t>
      </w:r>
      <w:r>
        <w:rPr>
          <w:lang w:val="en-US" w:eastAsia="de-DE"/>
        </w:rPr>
        <w:t xml:space="preserve">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B52304" w:rsidP="003B2BA2">
      <w:pPr>
        <w:rPr>
          <w:lang w:val="en-US" w:eastAsia="de-DE"/>
        </w:rPr>
      </w:pPr>
      <w:r>
        <w:rPr>
          <w:noProof/>
          <w:lang w:eastAsia="de-DE"/>
        </w:rPr>
        <w:lastRenderedPageBreak/>
        <w:drawing>
          <wp:inline distT="0" distB="0" distL="0" distR="0">
            <wp:extent cx="5760720" cy="4128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_file-open-joblist.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128135"/>
                    </a:xfrm>
                    <a:prstGeom prst="rect">
                      <a:avLst/>
                    </a:prstGeom>
                  </pic:spPr>
                </pic:pic>
              </a:graphicData>
            </a:graphic>
          </wp:inline>
        </w:drawing>
      </w:r>
    </w:p>
    <w:p w:rsidR="005A4CEF" w:rsidRDefault="00FD4683" w:rsidP="00F15C51">
      <w:pPr>
        <w:rPr>
          <w:ins w:id="333" w:author="rolf" w:date="2020-02-15T20:09:00Z"/>
          <w:lang w:val="en-US" w:eastAsia="de-DE"/>
        </w:rPr>
      </w:pPr>
      <w:r>
        <w:rPr>
          <w:lang w:val="en-US" w:eastAsia="de-DE"/>
        </w:rPr>
        <w:t>For color videos</w:t>
      </w:r>
      <w:r w:rsidR="00D90FE5">
        <w:rPr>
          <w:lang w:val="en-US" w:eastAsia="de-DE"/>
        </w:rPr>
        <w:t>,</w:t>
      </w:r>
      <w:r>
        <w:rPr>
          <w:lang w:val="en-US" w:eastAsia="de-DE"/>
        </w:rPr>
        <w:t xml:space="preserve"> </w:t>
      </w:r>
      <w:proofErr w:type="spellStart"/>
      <w:r>
        <w:rPr>
          <w:lang w:val="en-US" w:eastAsia="de-DE"/>
        </w:rPr>
        <w:t>debayering</w:t>
      </w:r>
      <w:proofErr w:type="spellEnd"/>
      <w:r>
        <w:rPr>
          <w:lang w:val="en-US" w:eastAsia="de-DE"/>
        </w:rPr>
        <w:t xml:space="preserve"> by default is done automatically.</w:t>
      </w:r>
      <w:ins w:id="334" w:author="rolf" w:date="2020-02-15T20:02:00Z">
        <w:r w:rsidR="00C16CC6">
          <w:rPr>
            <w:lang w:val="en-US" w:eastAsia="de-DE"/>
          </w:rPr>
          <w:t xml:space="preserve"> For .</w:t>
        </w:r>
        <w:proofErr w:type="spellStart"/>
        <w:r w:rsidR="00C16CC6">
          <w:rPr>
            <w:lang w:val="en-US" w:eastAsia="de-DE"/>
          </w:rPr>
          <w:t>ser</w:t>
        </w:r>
        <w:proofErr w:type="spellEnd"/>
        <w:r w:rsidR="00C16CC6">
          <w:rPr>
            <w:lang w:val="en-US" w:eastAsia="de-DE"/>
          </w:rPr>
          <w:t xml:space="preserve"> videos the Bayer pattern specif</w:t>
        </w:r>
        <w:r w:rsidR="00C16CC6">
          <w:rPr>
            <w:lang w:val="en-US" w:eastAsia="de-DE"/>
          </w:rPr>
          <w:t>i</w:t>
        </w:r>
        <w:r w:rsidR="00C16CC6">
          <w:rPr>
            <w:lang w:val="en-US" w:eastAsia="de-DE"/>
          </w:rPr>
          <w:t>cation is taken from the file header. For .</w:t>
        </w:r>
        <w:proofErr w:type="spellStart"/>
        <w:r w:rsidR="00C16CC6">
          <w:rPr>
            <w:lang w:val="en-US" w:eastAsia="de-DE"/>
          </w:rPr>
          <w:t>avi</w:t>
        </w:r>
      </w:ins>
      <w:proofErr w:type="spellEnd"/>
      <w:ins w:id="335" w:author="rolf" w:date="2020-02-24T09:36:00Z">
        <w:r w:rsidR="006A153C">
          <w:rPr>
            <w:lang w:val="en-US" w:eastAsia="de-DE"/>
          </w:rPr>
          <w:t xml:space="preserve">, </w:t>
        </w:r>
      </w:ins>
      <w:ins w:id="336" w:author="rolf" w:date="2020-02-15T20:02:00Z">
        <w:r w:rsidR="00C16CC6">
          <w:rPr>
            <w:lang w:val="en-US" w:eastAsia="de-DE"/>
          </w:rPr>
          <w:t>.</w:t>
        </w:r>
      </w:ins>
      <w:proofErr w:type="spellStart"/>
      <w:ins w:id="337" w:author="rolf" w:date="2020-02-15T20:03:00Z">
        <w:r w:rsidR="00C16CC6">
          <w:rPr>
            <w:lang w:val="en-US" w:eastAsia="de-DE"/>
          </w:rPr>
          <w:t>mov</w:t>
        </w:r>
      </w:ins>
      <w:proofErr w:type="spellEnd"/>
      <w:ins w:id="338" w:author="rolf" w:date="2020-02-24T09:36:00Z">
        <w:r w:rsidR="006A153C">
          <w:rPr>
            <w:lang w:val="en-US" w:eastAsia="de-DE"/>
          </w:rPr>
          <w:t xml:space="preserve"> or .mp4</w:t>
        </w:r>
      </w:ins>
      <w:ins w:id="339" w:author="rolf" w:date="2020-02-15T20:03:00Z">
        <w:r w:rsidR="00C16CC6">
          <w:rPr>
            <w:lang w:val="en-US" w:eastAsia="de-DE"/>
          </w:rPr>
          <w:t xml:space="preserve"> videos the first frame is analyzed to detect a Bayer pattern</w:t>
        </w:r>
      </w:ins>
      <w:ins w:id="340" w:author="rolf" w:date="2020-02-15T20:04:00Z">
        <w:r w:rsidR="00C16CC6">
          <w:rPr>
            <w:lang w:val="en-US" w:eastAsia="de-DE"/>
          </w:rPr>
          <w:t xml:space="preserve">. </w:t>
        </w:r>
      </w:ins>
      <w:ins w:id="341" w:author="rolf" w:date="2020-02-15T20:06:00Z">
        <w:r w:rsidR="005A4CEF">
          <w:rPr>
            <w:lang w:val="en-US" w:eastAsia="de-DE"/>
          </w:rPr>
          <w:t>If in</w:t>
        </w:r>
      </w:ins>
      <w:ins w:id="342" w:author="rolf" w:date="2020-02-15T20:04:00Z">
        <w:r w:rsidR="00C16CC6">
          <w:rPr>
            <w:lang w:val="en-US" w:eastAsia="de-DE"/>
          </w:rPr>
          <w:t xml:space="preserve"> three-channel input </w:t>
        </w:r>
      </w:ins>
      <w:ins w:id="343" w:author="rolf" w:date="2020-02-15T20:06:00Z">
        <w:r w:rsidR="005A4CEF">
          <w:rPr>
            <w:lang w:val="en-US" w:eastAsia="de-DE"/>
          </w:rPr>
          <w:t>it turns out that</w:t>
        </w:r>
      </w:ins>
      <w:ins w:id="344" w:author="rolf" w:date="2020-02-15T20:05:00Z">
        <w:r w:rsidR="005A4CEF">
          <w:rPr>
            <w:lang w:val="en-US" w:eastAsia="de-DE"/>
          </w:rPr>
          <w:t xml:space="preserve"> the channels are identical</w:t>
        </w:r>
      </w:ins>
      <w:ins w:id="345" w:author="rolf" w:date="2020-02-15T20:06:00Z">
        <w:r w:rsidR="005A4CEF">
          <w:rPr>
            <w:lang w:val="en-US" w:eastAsia="de-DE"/>
          </w:rPr>
          <w:t xml:space="preserve">, PSS switches to “Grayscale”. </w:t>
        </w:r>
      </w:ins>
      <w:ins w:id="346" w:author="rolf" w:date="2020-02-15T20:07:00Z">
        <w:r w:rsidR="005A4CEF">
          <w:rPr>
            <w:lang w:val="en-US" w:eastAsia="de-DE"/>
          </w:rPr>
          <w:t>In color videos the ordering of the color channels (RGB or BGR) is detected by comparing the noise in the first and third channels.</w:t>
        </w:r>
      </w:ins>
      <w:ins w:id="347" w:author="rolf" w:date="2020-02-15T20:08:00Z">
        <w:r w:rsidR="005A4CEF">
          <w:rPr>
            <w:lang w:val="en-US" w:eastAsia="de-DE"/>
          </w:rPr>
          <w:t xml:space="preserve"> (The </w:t>
        </w:r>
      </w:ins>
      <w:ins w:id="348" w:author="rolf" w:date="2020-02-24T09:37:00Z">
        <w:r w:rsidR="006A153C">
          <w:rPr>
            <w:lang w:val="en-US" w:eastAsia="de-DE"/>
          </w:rPr>
          <w:t xml:space="preserve">assumption is that the </w:t>
        </w:r>
      </w:ins>
      <w:ins w:id="349" w:author="rolf" w:date="2020-02-15T20:08:00Z">
        <w:r w:rsidR="005A4CEF">
          <w:rPr>
            <w:lang w:val="en-US" w:eastAsia="de-DE"/>
          </w:rPr>
          <w:t>blue channel is always the noisiest.)</w:t>
        </w:r>
      </w:ins>
    </w:p>
    <w:p w:rsidR="00FD4683" w:rsidRDefault="00FD4683" w:rsidP="00F15C51">
      <w:pPr>
        <w:rPr>
          <w:lang w:val="en-US" w:eastAsia="de-DE"/>
        </w:rPr>
      </w:pPr>
      <w:del w:id="350" w:author="rolf" w:date="2020-02-15T20:09:00Z">
        <w:r w:rsidDel="005A4CEF">
          <w:rPr>
            <w:lang w:val="en-US" w:eastAsia="de-DE"/>
          </w:rPr>
          <w:delText xml:space="preserve"> There is, however, the option to</w:delText>
        </w:r>
      </w:del>
      <w:ins w:id="351" w:author="rolf" w:date="2020-02-15T20:09:00Z">
        <w:r w:rsidR="005A4CEF">
          <w:rPr>
            <w:lang w:val="en-US" w:eastAsia="de-DE"/>
          </w:rPr>
          <w:t>Alternatively, the user can</w:t>
        </w:r>
      </w:ins>
      <w:r>
        <w:rPr>
          <w:lang w:val="en-US" w:eastAsia="de-DE"/>
        </w:rPr>
        <w:t xml:space="preserve"> specify the Bayer pattern manually. To this end, </w:t>
      </w:r>
      <w:del w:id="352" w:author="rolf" w:date="2020-02-15T20:10:00Z">
        <w:r w:rsidDel="005A4CEF">
          <w:rPr>
            <w:lang w:val="en-US" w:eastAsia="de-DE"/>
          </w:rPr>
          <w:delText>the user</w:delText>
        </w:r>
      </w:del>
      <w:ins w:id="353" w:author="rolf" w:date="2020-02-15T20:10:00Z">
        <w:r w:rsidR="005A4CEF">
          <w:rPr>
            <w:lang w:val="en-US" w:eastAsia="de-DE"/>
          </w:rPr>
          <w:t>he or she</w:t>
        </w:r>
      </w:ins>
      <w:r>
        <w:rPr>
          <w:lang w:val="en-US" w:eastAsia="de-DE"/>
        </w:rPr>
        <w:t xml:space="preserve"> selects a job (or a range / set of jobs) in the job list, and presses the right mouse key to open the context menu:</w:t>
      </w:r>
    </w:p>
    <w:p w:rsidR="00FD4683" w:rsidRDefault="000F24EF" w:rsidP="00F15C51">
      <w:pPr>
        <w:rPr>
          <w:lang w:val="en-US" w:eastAsia="de-DE"/>
        </w:rPr>
      </w:pPr>
      <w:r>
        <w:rPr>
          <w:noProof/>
          <w:lang w:eastAsia="de-DE"/>
        </w:rPr>
        <w:drawing>
          <wp:inline distT="0" distB="0" distL="0" distR="0">
            <wp:extent cx="4314423" cy="1917522"/>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0_de-bayer.PNG"/>
                    <pic:cNvPicPr/>
                  </pic:nvPicPr>
                  <pic:blipFill>
                    <a:blip r:embed="rId19">
                      <a:extLst>
                        <a:ext uri="{28A0092B-C50C-407E-A947-70E740481C1C}">
                          <a14:useLocalDpi xmlns:a14="http://schemas.microsoft.com/office/drawing/2010/main" val="0"/>
                        </a:ext>
                      </a:extLst>
                    </a:blip>
                    <a:stretch>
                      <a:fillRect/>
                    </a:stretch>
                  </pic:blipFill>
                  <pic:spPr>
                    <a:xfrm>
                      <a:off x="0" y="0"/>
                      <a:ext cx="4328477" cy="1923768"/>
                    </a:xfrm>
                    <a:prstGeom prst="rect">
                      <a:avLst/>
                    </a:prstGeom>
                  </pic:spPr>
                </pic:pic>
              </a:graphicData>
            </a:graphic>
          </wp:inline>
        </w:drawing>
      </w:r>
    </w:p>
    <w:p w:rsidR="00FD4683" w:rsidRDefault="00D90FE5" w:rsidP="00F15C51">
      <w:pPr>
        <w:rPr>
          <w:lang w:val="en-US" w:eastAsia="de-DE"/>
        </w:rPr>
      </w:pPr>
      <w:r>
        <w:rPr>
          <w:lang w:val="en-US" w:eastAsia="de-DE"/>
        </w:rPr>
        <w:t>The Bayer pattern currently registered for the job is checked. It can be changed to any other pattern offered by the context menu.</w:t>
      </w:r>
      <w:ins w:id="354" w:author="rolf" w:date="2020-02-15T20:10:00Z">
        <w:r w:rsidR="005A4CEF">
          <w:rPr>
            <w:lang w:val="en-US" w:eastAsia="de-DE"/>
          </w:rPr>
          <w:t xml:space="preserve"> The same can be done for all jobs by changing the “Auto detect color” parameter in the </w:t>
        </w:r>
      </w:ins>
      <w:ins w:id="355" w:author="rolf" w:date="2020-02-15T20:11:00Z">
        <w:r w:rsidR="005A4CEF">
          <w:rPr>
            <w:lang w:val="en-US" w:eastAsia="de-DE"/>
          </w:rPr>
          <w:t>“Edit / Edit configuration” menu dialog.</w:t>
        </w:r>
      </w:ins>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356" w:name="_Toc22028279"/>
      <w:r>
        <w:rPr>
          <w:lang w:val="en-US"/>
        </w:rPr>
        <w:lastRenderedPageBreak/>
        <w:t>Starting and Controlling the Workflow</w:t>
      </w:r>
      <w:bookmarkEnd w:id="356"/>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B52304" w:rsidP="00F15C51">
      <w:pPr>
        <w:rPr>
          <w:lang w:val="en-US" w:eastAsia="de-DE"/>
        </w:rPr>
      </w:pPr>
      <w:r>
        <w:rPr>
          <w:noProof/>
          <w:lang w:eastAsia="de-DE"/>
        </w:rPr>
        <w:drawing>
          <wp:inline distT="0" distB="0" distL="0" distR="0">
            <wp:extent cx="5760720" cy="48895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batch-mode_cutou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88950"/>
                    </a:xfrm>
                    <a:prstGeom prst="rect">
                      <a:avLst/>
                    </a:prstGeom>
                  </pic:spPr>
                </pic:pic>
              </a:graphicData>
            </a:graphic>
          </wp:inline>
        </w:drawing>
      </w:r>
    </w:p>
    <w:p w:rsidR="00C00911" w:rsidRDefault="005120FC" w:rsidP="00F15C51">
      <w:pPr>
        <w:rPr>
          <w:lang w:val="en-US" w:eastAsia="de-DE"/>
        </w:rPr>
      </w:pPr>
      <w:r>
        <w:rPr>
          <w:lang w:val="en-US" w:eastAsia="de-DE"/>
        </w:rPr>
        <w:t xml:space="preserve">If </w:t>
      </w:r>
      <w:del w:id="357" w:author="rolf" w:date="2020-02-24T09:38:00Z">
        <w:r w:rsidDel="006A153C">
          <w:rPr>
            <w:lang w:val="en-US" w:eastAsia="de-DE"/>
          </w:rPr>
          <w:delText>a large number of similar</w:delText>
        </w:r>
      </w:del>
      <w:ins w:id="358" w:author="rolf" w:date="2020-02-24T09:38:00Z">
        <w:r w:rsidR="006A153C">
          <w:rPr>
            <w:lang w:val="en-US" w:eastAsia="de-DE"/>
          </w:rPr>
          <w:t>many</w:t>
        </w:r>
      </w:ins>
      <w:bookmarkStart w:id="359" w:name="_GoBack"/>
      <w:bookmarkEnd w:id="359"/>
      <w:r>
        <w:rPr>
          <w:lang w:val="en-US" w:eastAsia="de-DE"/>
        </w:rPr>
        <w:t xml:space="preserve"> video files are to be processed, or many images of the same moon panorama are to be </w:t>
      </w:r>
      <w:proofErr w:type="spellStart"/>
      <w:r>
        <w:rPr>
          <w:lang w:val="en-US" w:eastAsia="de-DE"/>
        </w:rPr>
        <w:t>postpr</w:t>
      </w:r>
      <w:r>
        <w:rPr>
          <w:lang w:val="en-US" w:eastAsia="de-DE"/>
        </w:rPr>
        <w:t>o</w:t>
      </w:r>
      <w:r>
        <w:rPr>
          <w:lang w:val="en-US" w:eastAsia="de-DE"/>
        </w:rPr>
        <w:t>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w:t>
      </w:r>
      <w:r>
        <w:rPr>
          <w:lang w:val="en-US" w:eastAsia="de-DE"/>
        </w:rPr>
        <w:t>n</w:t>
      </w:r>
      <w:r>
        <w:rPr>
          <w:lang w:val="en-US" w:eastAsia="de-DE"/>
        </w:rPr>
        <w:t xml:space="preserve">checked). </w:t>
      </w:r>
      <w:r w:rsidR="00B662F4">
        <w:rPr>
          <w:lang w:val="en-US" w:eastAsia="de-DE"/>
        </w:rPr>
        <w:t xml:space="preserve">PSS </w:t>
      </w:r>
      <w:r w:rsidR="00693841">
        <w:rPr>
          <w:lang w:val="en-US" w:eastAsia="de-DE"/>
        </w:rPr>
        <w:t xml:space="preserve">then </w:t>
      </w:r>
      <w:r w:rsidR="00B662F4">
        <w:rPr>
          <w:lang w:val="en-US" w:eastAsia="de-DE"/>
        </w:rPr>
        <w:t>stops at every processing step and prompts the user to adapt p</w:t>
      </w:r>
      <w:r w:rsidR="00B662F4">
        <w:rPr>
          <w:lang w:val="en-US" w:eastAsia="de-DE"/>
        </w:rPr>
        <w:t>a</w:t>
      </w:r>
      <w:r w:rsidR="00B662F4">
        <w:rPr>
          <w:lang w:val="en-US" w:eastAsia="de-DE"/>
        </w:rPr>
        <w:t xml:space="preserve">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B52304" w:rsidP="00F15C51">
      <w:pPr>
        <w:rPr>
          <w:lang w:val="en-US" w:eastAsia="de-DE"/>
        </w:rPr>
      </w:pPr>
      <w:r>
        <w:rPr>
          <w:noProof/>
          <w:lang w:eastAsia="de-DE"/>
        </w:rPr>
        <w:drawing>
          <wp:inline distT="0" distB="0" distL="0" distR="0">
            <wp:extent cx="5760720" cy="42354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_ranking-frames-busy-cutout.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23545"/>
                    </a:xfrm>
                    <a:prstGeom prst="rect">
                      <a:avLst/>
                    </a:prstGeom>
                  </pic:spPr>
                </pic:pic>
              </a:graphicData>
            </a:graphic>
          </wp:inline>
        </w:drawing>
      </w:r>
    </w:p>
    <w:p w:rsidR="0039537B" w:rsidRDefault="00B52304" w:rsidP="00EB0D13">
      <w:pPr>
        <w:rPr>
          <w:lang w:val="en-US" w:eastAsia="de-DE"/>
        </w:rPr>
      </w:pPr>
      <w:r>
        <w:rPr>
          <w:noProof/>
          <w:lang w:eastAsia="de-DE"/>
        </w:rPr>
        <w:drawing>
          <wp:inline distT="0" distB="0" distL="0" distR="0">
            <wp:extent cx="5760720" cy="43307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progress-batch.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3307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B250FF" w:rsidDel="00A9018A" w:rsidRDefault="00B250FF" w:rsidP="00EB0D13">
      <w:pPr>
        <w:rPr>
          <w:del w:id="360" w:author="rolf" w:date="2020-02-24T09:32:00Z"/>
          <w:noProof/>
          <w:lang w:val="en-US" w:eastAsia="de-DE"/>
        </w:rPr>
      </w:pPr>
    </w:p>
    <w:p w:rsidR="005D1A4D" w:rsidRDefault="005D1A4D" w:rsidP="00EB0D13">
      <w:pPr>
        <w:pStyle w:val="berschrift3"/>
        <w:rPr>
          <w:lang w:val="en-US"/>
        </w:rPr>
      </w:pPr>
      <w:bookmarkStart w:id="361" w:name="_Toc22028280"/>
      <w:r>
        <w:rPr>
          <w:lang w:val="en-US"/>
        </w:rPr>
        <w:t>Execution Protocol</w:t>
      </w:r>
      <w:bookmarkEnd w:id="361"/>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B52304" w:rsidP="005D1A4D">
      <w:pPr>
        <w:rPr>
          <w:lang w:val="en-US" w:eastAsia="de-DE"/>
        </w:rPr>
      </w:pPr>
      <w:r>
        <w:rPr>
          <w:noProof/>
          <w:lang w:eastAsia="de-DE"/>
        </w:rPr>
        <w:drawing>
          <wp:anchor distT="0" distB="0" distL="114300" distR="114300" simplePos="0" relativeHeight="251705344" behindDoc="0" locked="0" layoutInCell="1" allowOverlap="1" wp14:anchorId="32B5CE62" wp14:editId="03BB5B53">
            <wp:simplePos x="0" y="0"/>
            <wp:positionH relativeFrom="column">
              <wp:posOffset>1270</wp:posOffset>
            </wp:positionH>
            <wp:positionV relativeFrom="paragraph">
              <wp:posOffset>26670</wp:posOffset>
            </wp:positionV>
            <wp:extent cx="3051810" cy="2233295"/>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_protoco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51810" cy="2233295"/>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w:t>
      </w:r>
      <w:r w:rsidR="002971E6">
        <w:rPr>
          <w:lang w:val="en-US" w:eastAsia="de-DE"/>
        </w:rPr>
        <w:t>v</w:t>
      </w:r>
      <w:r w:rsidR="002971E6">
        <w:rPr>
          <w:lang w:val="en-US" w:eastAsia="de-DE"/>
        </w:rPr>
        <w:t>el” selects the amount of information provi</w:t>
      </w:r>
      <w:r w:rsidR="002971E6">
        <w:rPr>
          <w:lang w:val="en-US" w:eastAsia="de-DE"/>
        </w:rPr>
        <w:t>d</w:t>
      </w:r>
      <w:r w:rsidR="002971E6">
        <w:rPr>
          <w:lang w:val="en-US" w:eastAsia="de-DE"/>
        </w:rPr>
        <w:t>ed. Level “0” means no output at all. At level “2” detailed info is provided, e.g. on the nu</w:t>
      </w:r>
      <w:r w:rsidR="002971E6">
        <w:rPr>
          <w:lang w:val="en-US" w:eastAsia="de-DE"/>
        </w:rPr>
        <w:t>m</w:t>
      </w:r>
      <w:r w:rsidR="002971E6">
        <w:rPr>
          <w:lang w:val="en-US" w:eastAsia="de-DE"/>
        </w:rPr>
        <w:t>ber of alignment points and the warp distrib</w:t>
      </w:r>
      <w:r w:rsidR="002971E6">
        <w:rPr>
          <w:lang w:val="en-US" w:eastAsia="de-DE"/>
        </w:rPr>
        <w:t>u</w:t>
      </w:r>
      <w:r w:rsidR="002971E6">
        <w:rPr>
          <w:lang w:val="en-US" w:eastAsia="de-DE"/>
        </w:rPr>
        <w:t>tion. If parameter “Write protocol to file” is checked, all protocol data is appended to the standard file “PlanetarySytsemStacker.</w:t>
      </w:r>
      <w:r w:rsidR="00BF76E9">
        <w:rPr>
          <w:lang w:val="en-US" w:eastAsia="de-DE"/>
        </w:rPr>
        <w:br/>
      </w:r>
      <w:proofErr w:type="gramStart"/>
      <w:r w:rsidR="002971E6">
        <w:rPr>
          <w:lang w:val="en-US" w:eastAsia="de-DE"/>
        </w:rPr>
        <w:t>log</w:t>
      </w:r>
      <w:proofErr w:type="gramEnd"/>
      <w:r w:rsidR="0083718F">
        <w:rPr>
          <w:lang w:val="en-US" w:eastAsia="de-DE"/>
        </w:rPr>
        <w:t>”</w:t>
      </w:r>
      <w:r w:rsidR="002971E6">
        <w:rPr>
          <w:lang w:val="en-US" w:eastAsia="de-DE"/>
        </w:rPr>
        <w:t xml:space="preserve">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the option “Store protocol with r</w:t>
      </w:r>
      <w:r>
        <w:rPr>
          <w:lang w:val="en-US" w:eastAsia="de-DE"/>
        </w:rPr>
        <w:t>e</w:t>
      </w:r>
      <w:r>
        <w:rPr>
          <w:lang w:val="en-US" w:eastAsia="de-DE"/>
        </w:rPr>
        <w:t xml:space="preserv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w:t>
      </w:r>
      <w:r w:rsidR="009F7234">
        <w:rPr>
          <w:lang w:val="en-US" w:eastAsia="de-DE"/>
        </w:rPr>
        <w:lastRenderedPageBreak/>
        <w:t xml:space="preserve">name of </w:t>
      </w:r>
      <w:r>
        <w:rPr>
          <w:lang w:val="en-US" w:eastAsia="de-DE"/>
        </w:rPr>
        <w:t xml:space="preserve">the </w:t>
      </w:r>
      <w:r w:rsidR="009F7234">
        <w:rPr>
          <w:lang w:val="en-US" w:eastAsia="de-DE"/>
        </w:rPr>
        <w:t>job result, with the stacking suffix “_pss.</w:t>
      </w:r>
      <w:ins w:id="362" w:author="rolf" w:date="2020-02-15T20:17:00Z">
        <w:r w:rsidR="00EE4DB7">
          <w:rPr>
            <w:lang w:val="en-US" w:eastAsia="de-DE"/>
          </w:rPr>
          <w:t>png / .</w:t>
        </w:r>
      </w:ins>
      <w:r w:rsidR="009F7234">
        <w:rPr>
          <w:lang w:val="en-US" w:eastAsia="de-DE"/>
        </w:rPr>
        <w:t>tiff</w:t>
      </w:r>
      <w:del w:id="363" w:author="rolf" w:date="2020-02-15T20:17:00Z">
        <w:r w:rsidR="009F7234" w:rsidDel="00EE4DB7">
          <w:rPr>
            <w:lang w:val="en-US" w:eastAsia="de-DE"/>
          </w:rPr>
          <w:delText xml:space="preserve">” </w:delText>
        </w:r>
        <w:r w:rsidR="00B250FF" w:rsidDel="00EE4DB7">
          <w:rPr>
            <w:lang w:val="en-US" w:eastAsia="de-DE"/>
          </w:rPr>
          <w:delText>or “_pss</w:delText>
        </w:r>
      </w:del>
      <w:ins w:id="364" w:author="rolf" w:date="2020-02-15T20:17:00Z">
        <w:r w:rsidR="00EE4DB7">
          <w:rPr>
            <w:lang w:val="en-US" w:eastAsia="de-DE"/>
          </w:rPr>
          <w:t xml:space="preserve"> / </w:t>
        </w:r>
      </w:ins>
      <w:r w:rsidR="00B250FF">
        <w:rPr>
          <w:lang w:val="en-US" w:eastAsia="de-DE"/>
        </w:rPr>
        <w:t xml:space="preserve">.fits”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w:t>
      </w:r>
      <w:r w:rsidR="009F7234">
        <w:rPr>
          <w:lang w:val="en-US" w:eastAsia="de-DE"/>
        </w:rPr>
        <w:t>e</w:t>
      </w:r>
      <w:r w:rsidR="009F7234">
        <w:rPr>
          <w:lang w:val="en-US" w:eastAsia="de-DE"/>
        </w:rPr>
        <w:t xml:space="preserve">sponds to the </w:t>
      </w:r>
      <w:proofErr w:type="spellStart"/>
      <w:r w:rsidR="009F7234">
        <w:rPr>
          <w:lang w:val="en-US" w:eastAsia="de-DE"/>
        </w:rPr>
        <w:t>postprocessing</w:t>
      </w:r>
      <w:proofErr w:type="spellEnd"/>
      <w:r w:rsidR="009F7234">
        <w:rPr>
          <w:lang w:val="en-US" w:eastAsia="de-DE"/>
        </w:rPr>
        <w:t xml:space="preserve"> result “_gpp.</w:t>
      </w:r>
      <w:ins w:id="365" w:author="rolf" w:date="2020-02-15T20:17:00Z">
        <w:r w:rsidR="00EE4DB7">
          <w:rPr>
            <w:lang w:val="en-US" w:eastAsia="de-DE"/>
          </w:rPr>
          <w:t>png / .tiff / .fits</w:t>
        </w:r>
      </w:ins>
      <w:del w:id="366" w:author="rolf" w:date="2020-02-15T20:17:00Z">
        <w:r w:rsidR="009F7234" w:rsidDel="00EE4DB7">
          <w:rPr>
            <w:lang w:val="en-US" w:eastAsia="de-DE"/>
          </w:rPr>
          <w:delText>tiff</w:delText>
        </w:r>
      </w:del>
      <w:r w:rsidR="009F7234">
        <w:rPr>
          <w:lang w:val="en-US" w:eastAsia="de-DE"/>
        </w:rPr>
        <w:t>”</w:t>
      </w:r>
      <w:del w:id="367" w:author="rolf" w:date="2020-02-15T20:18:00Z">
        <w:r w:rsidR="00B250FF" w:rsidDel="00EE4DB7">
          <w:rPr>
            <w:lang w:val="en-US" w:eastAsia="de-DE"/>
          </w:rPr>
          <w:delText xml:space="preserve"> or “_gpp.fits”</w:delText>
        </w:r>
      </w:del>
      <w:r w:rsidR="009F7234">
        <w:rPr>
          <w:lang w:val="en-US" w:eastAsia="de-DE"/>
        </w:rPr>
        <w:t>.</w:t>
      </w:r>
    </w:p>
    <w:p w:rsidR="009E1A5F" w:rsidRDefault="00EB0D13" w:rsidP="005B3172">
      <w:pPr>
        <w:pStyle w:val="berschrift3"/>
        <w:rPr>
          <w:lang w:val="en-US"/>
        </w:rPr>
      </w:pPr>
      <w:bookmarkStart w:id="368" w:name="_Toc22028281"/>
      <w:r>
        <w:rPr>
          <w:lang w:val="en-US"/>
        </w:rPr>
        <w:t>Reading Input Data and Buffering</w:t>
      </w:r>
      <w:bookmarkEnd w:id="368"/>
    </w:p>
    <w:p w:rsidR="006A258A" w:rsidRDefault="00EB0D13" w:rsidP="00EB0D13">
      <w:pPr>
        <w:rPr>
          <w:lang w:val="en-US" w:eastAsia="de-DE"/>
        </w:rPr>
      </w:pPr>
      <w:r>
        <w:rPr>
          <w:lang w:val="en-US" w:eastAsia="de-DE"/>
        </w:rPr>
        <w:t>Input data for stacking can be large. In the worst case, the input video file itself is larger than the avail</w:t>
      </w:r>
      <w:r>
        <w:rPr>
          <w:lang w:val="en-US" w:eastAsia="de-DE"/>
        </w:rPr>
        <w:t>a</w:t>
      </w:r>
      <w:r>
        <w:rPr>
          <w:lang w:val="en-US" w:eastAsia="de-DE"/>
        </w:rPr>
        <w:t xml:space="preserve">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w:t>
      </w:r>
      <w:r w:rsidR="006A258A">
        <w:rPr>
          <w:lang w:val="en-US" w:eastAsia="de-DE"/>
        </w:rPr>
        <w:t>:</w:t>
      </w:r>
    </w:p>
    <w:p w:rsidR="006A258A" w:rsidRDefault="006A258A" w:rsidP="006A258A">
      <w:pPr>
        <w:pStyle w:val="Listenabsatz"/>
        <w:numPr>
          <w:ilvl w:val="0"/>
          <w:numId w:val="19"/>
        </w:numPr>
        <w:rPr>
          <w:lang w:val="en-US" w:eastAsia="de-DE"/>
        </w:rPr>
      </w:pPr>
      <w:r>
        <w:rPr>
          <w:lang w:val="en-US" w:eastAsia="de-DE"/>
        </w:rPr>
        <w:t>Monochrome version</w:t>
      </w:r>
      <w:r w:rsidR="00F476DC">
        <w:rPr>
          <w:lang w:val="en-US" w:eastAsia="de-DE"/>
        </w:rPr>
        <w:t>s</w:t>
      </w:r>
      <w:r>
        <w:rPr>
          <w:lang w:val="en-US" w:eastAsia="de-DE"/>
        </w:rPr>
        <w:t xml:space="preserve"> of the original frames (depth as original frames, 8 or 16 bit)</w:t>
      </w:r>
    </w:p>
    <w:p w:rsidR="006A258A" w:rsidRDefault="006A258A" w:rsidP="006A258A">
      <w:pPr>
        <w:pStyle w:val="Listenabsatz"/>
        <w:numPr>
          <w:ilvl w:val="0"/>
          <w:numId w:val="19"/>
        </w:numPr>
        <w:rPr>
          <w:lang w:val="en-US" w:eastAsia="de-DE"/>
        </w:rPr>
      </w:pPr>
      <w:r>
        <w:rPr>
          <w:lang w:val="en-US" w:eastAsia="de-DE"/>
        </w:rPr>
        <w:t>Gaussian blur added to 1. (always 16 bit)</w:t>
      </w:r>
    </w:p>
    <w:p w:rsidR="006A258A" w:rsidRDefault="006A258A" w:rsidP="006A258A">
      <w:pPr>
        <w:pStyle w:val="Listenabsatz"/>
        <w:numPr>
          <w:ilvl w:val="0"/>
          <w:numId w:val="19"/>
        </w:numPr>
        <w:rPr>
          <w:lang w:val="en-US" w:eastAsia="de-DE"/>
        </w:rPr>
      </w:pPr>
      <w:r>
        <w:rPr>
          <w:lang w:val="en-US" w:eastAsia="de-DE"/>
        </w:rPr>
        <w:t>Laplacian of 2., down-sampled by a factor of 2 in both coordinate directions (always 8 bit)</w:t>
      </w:r>
    </w:p>
    <w:p w:rsidR="009B145A" w:rsidRPr="006A258A" w:rsidRDefault="009B145A" w:rsidP="006A258A">
      <w:pPr>
        <w:ind w:left="47"/>
        <w:rPr>
          <w:lang w:val="en-US" w:eastAsia="de-DE"/>
        </w:rPr>
      </w:pPr>
      <w:r w:rsidRPr="006A258A">
        <w:rPr>
          <w:lang w:val="en-US" w:eastAsia="de-DE"/>
        </w:rPr>
        <w:t>Since those variants in general</w:t>
      </w:r>
      <w:r w:rsidR="005D1A4D" w:rsidRPr="006A258A">
        <w:rPr>
          <w:lang w:val="en-US" w:eastAsia="de-DE"/>
        </w:rPr>
        <w:t xml:space="preserve"> are used more than once</w:t>
      </w:r>
      <w:r w:rsidRPr="006A258A">
        <w:rPr>
          <w:lang w:val="en-US" w:eastAsia="de-DE"/>
        </w:rPr>
        <w:t>, processing is fastest if the</w:t>
      </w:r>
      <w:r w:rsidR="002F644F" w:rsidRPr="006A258A">
        <w:rPr>
          <w:lang w:val="en-US" w:eastAsia="de-DE"/>
        </w:rPr>
        <w:t>y</w:t>
      </w:r>
      <w:r w:rsidRPr="006A258A">
        <w:rPr>
          <w:lang w:val="en-US" w:eastAsia="de-DE"/>
        </w:rPr>
        <w:t xml:space="preserve"> can be kept in memory. If the RAM is too small, however, this is not </w:t>
      </w:r>
      <w:r w:rsidR="00007BD2" w:rsidRPr="006A258A">
        <w:rPr>
          <w:lang w:val="en-US" w:eastAsia="de-DE"/>
        </w:rPr>
        <w:t>possible</w:t>
      </w:r>
      <w:r w:rsidRPr="006A258A">
        <w:rPr>
          <w:lang w:val="en-US" w:eastAsia="de-DE"/>
        </w:rPr>
        <w:t xml:space="preserve">. </w:t>
      </w:r>
      <w:r w:rsidR="005D1A4D" w:rsidRPr="006A258A">
        <w:rPr>
          <w:lang w:val="en-US" w:eastAsia="de-DE"/>
        </w:rPr>
        <w:t>Unfortunately, r</w:t>
      </w:r>
      <w:r w:rsidRPr="006A258A">
        <w:rPr>
          <w:lang w:val="en-US" w:eastAsia="de-DE"/>
        </w:rPr>
        <w:t>elying on the paging mechanism of the operating system isn’t an option, either, since this tends to slow down execution too much.</w:t>
      </w:r>
    </w:p>
    <w:p w:rsidR="006A258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w:t>
      </w:r>
      <w:r>
        <w:rPr>
          <w:lang w:val="en-US" w:eastAsia="de-DE"/>
        </w:rPr>
        <w:t>a</w:t>
      </w:r>
      <w:r>
        <w:rPr>
          <w:lang w:val="en-US" w:eastAsia="de-DE"/>
        </w:rPr>
        <w:t>tion dialog (parameter “Data buffering level”).</w:t>
      </w:r>
      <w:r w:rsidR="006A258A">
        <w:rPr>
          <w:lang w:val="en-US" w:eastAsia="de-DE"/>
        </w:rPr>
        <w:t xml:space="preserve"> The following options are available:</w:t>
      </w:r>
    </w:p>
    <w:p w:rsidR="006A258A" w:rsidRDefault="006A258A" w:rsidP="006A258A">
      <w:pPr>
        <w:pStyle w:val="Listenabsatz"/>
        <w:numPr>
          <w:ilvl w:val="0"/>
          <w:numId w:val="20"/>
        </w:numPr>
        <w:rPr>
          <w:lang w:val="en-US" w:eastAsia="de-DE"/>
        </w:rPr>
      </w:pPr>
      <w:r w:rsidRPr="006A258A">
        <w:rPr>
          <w:lang w:val="en-US" w:eastAsia="de-DE"/>
        </w:rPr>
        <w:t>L</w:t>
      </w:r>
      <w:r w:rsidR="005D1A4D" w:rsidRPr="006A258A">
        <w:rPr>
          <w:lang w:val="en-US" w:eastAsia="de-DE"/>
        </w:rPr>
        <w:t>evel</w:t>
      </w:r>
      <w:r w:rsidRPr="006A258A">
        <w:rPr>
          <w:lang w:val="en-US" w:eastAsia="de-DE"/>
        </w:rPr>
        <w:t xml:space="preserve"> 0</w:t>
      </w:r>
      <w:r>
        <w:rPr>
          <w:lang w:val="en-US" w:eastAsia="de-DE"/>
        </w:rPr>
        <w:t>:</w:t>
      </w:r>
      <w:r w:rsidR="005D1A4D" w:rsidRPr="006A258A">
        <w:rPr>
          <w:lang w:val="en-US" w:eastAsia="de-DE"/>
        </w:rPr>
        <w:t xml:space="preserve"> </w:t>
      </w:r>
      <w:r>
        <w:rPr>
          <w:lang w:val="en-US" w:eastAsia="de-DE"/>
        </w:rPr>
        <w:t>No buffering</w:t>
      </w:r>
      <w:r w:rsidR="009B145A" w:rsidRPr="006A258A">
        <w:rPr>
          <w:lang w:val="en-US" w:eastAsia="de-DE"/>
        </w:rPr>
        <w:t xml:space="preserve">. The original frames are read </w:t>
      </w:r>
      <w:r w:rsidR="002F644F" w:rsidRPr="006A258A">
        <w:rPr>
          <w:lang w:val="en-US" w:eastAsia="de-DE"/>
        </w:rPr>
        <w:t>several</w:t>
      </w:r>
      <w:r w:rsidR="009B145A" w:rsidRPr="006A258A">
        <w:rPr>
          <w:lang w:val="en-US" w:eastAsia="de-DE"/>
        </w:rPr>
        <w:t xml:space="preserve"> times during job execution, and d</w:t>
      </w:r>
      <w:r w:rsidR="009B145A" w:rsidRPr="006A258A">
        <w:rPr>
          <w:lang w:val="en-US" w:eastAsia="de-DE"/>
        </w:rPr>
        <w:t>e</w:t>
      </w:r>
      <w:r w:rsidR="009B145A" w:rsidRPr="006A258A">
        <w:rPr>
          <w:lang w:val="en-US" w:eastAsia="de-DE"/>
        </w:rPr>
        <w:t xml:space="preserve">rived images are recomputed when </w:t>
      </w:r>
      <w:r w:rsidR="005D1A4D" w:rsidRPr="006A258A">
        <w:rPr>
          <w:lang w:val="en-US" w:eastAsia="de-DE"/>
        </w:rPr>
        <w:t xml:space="preserve">needed. Obviously, this mode leads to </w:t>
      </w:r>
      <w:r w:rsidR="00007BD2" w:rsidRPr="006A258A">
        <w:rPr>
          <w:lang w:val="en-US" w:eastAsia="de-DE"/>
        </w:rPr>
        <w:t>the maximal</w:t>
      </w:r>
      <w:r w:rsidR="005D1A4D" w:rsidRPr="006A258A">
        <w:rPr>
          <w:lang w:val="en-US" w:eastAsia="de-DE"/>
        </w:rPr>
        <w:t xml:space="preserve"> comp</w:t>
      </w:r>
      <w:r w:rsidR="005D1A4D" w:rsidRPr="006A258A">
        <w:rPr>
          <w:lang w:val="en-US" w:eastAsia="de-DE"/>
        </w:rPr>
        <w:t>u</w:t>
      </w:r>
      <w:r w:rsidR="005D1A4D" w:rsidRPr="006A258A">
        <w:rPr>
          <w:lang w:val="en-US" w:eastAsia="de-DE"/>
        </w:rPr>
        <w:t>tational load.</w:t>
      </w:r>
    </w:p>
    <w:p w:rsidR="006A258A" w:rsidRDefault="006A258A" w:rsidP="006A258A">
      <w:pPr>
        <w:pStyle w:val="Listenabsatz"/>
        <w:numPr>
          <w:ilvl w:val="0"/>
          <w:numId w:val="20"/>
        </w:numPr>
        <w:rPr>
          <w:lang w:val="en-US" w:eastAsia="de-DE"/>
        </w:rPr>
      </w:pPr>
      <w:r>
        <w:rPr>
          <w:lang w:val="en-US" w:eastAsia="de-DE"/>
        </w:rPr>
        <w:t xml:space="preserve">Level 1: </w:t>
      </w:r>
      <w:r w:rsidR="00F476DC">
        <w:rPr>
          <w:lang w:val="en-US" w:eastAsia="de-DE"/>
        </w:rPr>
        <w:t xml:space="preserve">The “Laplacian of Gaussian” of all frames (variant 3. above) </w:t>
      </w:r>
      <w:proofErr w:type="gramStart"/>
      <w:r w:rsidR="00F476DC">
        <w:rPr>
          <w:lang w:val="en-US" w:eastAsia="de-DE"/>
        </w:rPr>
        <w:t>are</w:t>
      </w:r>
      <w:proofErr w:type="gramEnd"/>
      <w:r w:rsidR="00F476DC">
        <w:rPr>
          <w:lang w:val="en-US" w:eastAsia="de-DE"/>
        </w:rPr>
        <w:t xml:space="preserve"> buffered.</w:t>
      </w:r>
    </w:p>
    <w:p w:rsidR="00F476DC" w:rsidRDefault="00F476DC" w:rsidP="006A258A">
      <w:pPr>
        <w:pStyle w:val="Listenabsatz"/>
        <w:numPr>
          <w:ilvl w:val="0"/>
          <w:numId w:val="20"/>
        </w:numPr>
        <w:rPr>
          <w:lang w:val="en-US" w:eastAsia="de-DE"/>
        </w:rPr>
      </w:pPr>
      <w:r>
        <w:rPr>
          <w:lang w:val="en-US" w:eastAsia="de-DE"/>
        </w:rPr>
        <w:t>Level 2: Additionally, the blurred monochrome images (variant 2. above) are buffered.</w:t>
      </w:r>
    </w:p>
    <w:p w:rsidR="00F476DC" w:rsidRDefault="00F476DC" w:rsidP="006A258A">
      <w:pPr>
        <w:pStyle w:val="Listenabsatz"/>
        <w:numPr>
          <w:ilvl w:val="0"/>
          <w:numId w:val="20"/>
        </w:numPr>
        <w:rPr>
          <w:lang w:val="en-US" w:eastAsia="de-DE"/>
        </w:rPr>
      </w:pPr>
      <w:r>
        <w:rPr>
          <w:lang w:val="en-US" w:eastAsia="de-DE"/>
        </w:rPr>
        <w:t>Level 3: Additionally, the monochrome images (variant 1. above) are buffered.</w:t>
      </w:r>
    </w:p>
    <w:p w:rsidR="00F476DC" w:rsidRPr="006A258A" w:rsidRDefault="00F476DC" w:rsidP="006A258A">
      <w:pPr>
        <w:pStyle w:val="Listenabsatz"/>
        <w:numPr>
          <w:ilvl w:val="0"/>
          <w:numId w:val="20"/>
        </w:numPr>
        <w:rPr>
          <w:lang w:val="en-US" w:eastAsia="de-DE"/>
        </w:rPr>
      </w:pPr>
      <w:r>
        <w:rPr>
          <w:lang w:val="en-US" w:eastAsia="de-DE"/>
        </w:rPr>
        <w:t>Level 4: Additionally, the original frames are buffered.</w:t>
      </w:r>
    </w:p>
    <w:p w:rsidR="009B145A" w:rsidRDefault="005D1A4D" w:rsidP="00EB0D13">
      <w:pPr>
        <w:rPr>
          <w:lang w:val="en-US" w:eastAsia="de-DE"/>
        </w:rPr>
      </w:pPr>
      <w:r>
        <w:rPr>
          <w:lang w:val="en-US" w:eastAsia="de-DE"/>
        </w:rPr>
        <w:t xml:space="preserve">On computers with enough RAM </w:t>
      </w:r>
      <w:r w:rsidR="00F476DC">
        <w:rPr>
          <w:lang w:val="en-US" w:eastAsia="de-DE"/>
        </w:rPr>
        <w:t>Level 4</w:t>
      </w:r>
      <w:r>
        <w:rPr>
          <w:lang w:val="en-US" w:eastAsia="de-DE"/>
        </w:rPr>
        <w:t xml:space="preserve"> is the best choice. In general, the default setting “2” is a good compromise between speed and RAM usage.</w:t>
      </w:r>
    </w:p>
    <w:p w:rsidR="00FC5D6E" w:rsidRDefault="00BF76E9" w:rsidP="00EB0D13">
      <w:pPr>
        <w:rPr>
          <w:lang w:val="en-US" w:eastAsia="de-DE"/>
        </w:rPr>
      </w:pPr>
      <w:r>
        <w:rPr>
          <w:noProof/>
          <w:lang w:eastAsia="de-DE"/>
        </w:rPr>
        <w:drawing>
          <wp:inline distT="0" distB="0" distL="0" distR="0">
            <wp:extent cx="4305300" cy="1097766"/>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_buffering-error.PNG"/>
                    <pic:cNvPicPr/>
                  </pic:nvPicPr>
                  <pic:blipFill>
                    <a:blip r:embed="rId24">
                      <a:extLst>
                        <a:ext uri="{28A0092B-C50C-407E-A947-70E740481C1C}">
                          <a14:useLocalDpi xmlns:a14="http://schemas.microsoft.com/office/drawing/2010/main" val="0"/>
                        </a:ext>
                      </a:extLst>
                    </a:blip>
                    <a:stretch>
                      <a:fillRect/>
                    </a:stretch>
                  </pic:blipFill>
                  <pic:spPr>
                    <a:xfrm>
                      <a:off x="0" y="0"/>
                      <a:ext cx="4305901" cy="1097919"/>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6A3AF5" w:rsidRDefault="006A3AF5" w:rsidP="006A3AF5">
      <w:pPr>
        <w:pStyle w:val="berschrift3"/>
        <w:rPr>
          <w:lang w:val="en-US"/>
        </w:rPr>
      </w:pPr>
      <w:bookmarkStart w:id="369" w:name="_Ref8742980"/>
      <w:bookmarkStart w:id="370" w:name="_Toc22028282"/>
      <w:r>
        <w:rPr>
          <w:lang w:val="en-US"/>
        </w:rPr>
        <w:lastRenderedPageBreak/>
        <w:t>Frame stabilization</w:t>
      </w:r>
      <w:bookmarkEnd w:id="369"/>
      <w:bookmarkEnd w:id="370"/>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ins w:id="371" w:author="rolf" w:date="2020-02-15T20:42:00Z">
        <w:r w:rsidR="005C396E">
          <w:rPr>
            <w:lang w:val="en-US" w:eastAsia="de-DE"/>
          </w:rPr>
          <w:br/>
        </w:r>
      </w:ins>
      <w:r w:rsidR="000A776D">
        <w:rPr>
          <w:lang w:val="en-US" w:eastAsia="de-DE"/>
        </w:rPr>
        <w:br/>
        <w:t>Also, it is important to set the parameter “Stabilization search width” high enough. If the di</w:t>
      </w:r>
      <w:r w:rsidR="000A776D">
        <w:rPr>
          <w:lang w:val="en-US" w:eastAsia="de-DE"/>
        </w:rPr>
        <w:t>s</w:t>
      </w:r>
      <w:r w:rsidR="000A776D">
        <w:rPr>
          <w:lang w:val="en-US" w:eastAsia="de-DE"/>
        </w:rPr>
        <w:t>placement between two consecutive frames exceeds this value, the stabilization fails and the job is aborted. In this case try again with a higher value.</w:t>
      </w:r>
    </w:p>
    <w:p w:rsidR="006A3AF5" w:rsidRDefault="006A3AF5">
      <w:pPr>
        <w:rPr>
          <w:ins w:id="372" w:author="rolf" w:date="2020-02-15T20:43:00Z"/>
          <w:lang w:val="en-US" w:eastAsia="de-DE"/>
        </w:rPr>
        <w:pPrChange w:id="373" w:author="rolf" w:date="2020-02-15T20:43:00Z">
          <w:pPr>
            <w:ind w:left="420"/>
          </w:pPr>
        </w:pPrChange>
      </w:pPr>
      <w:r w:rsidRPr="002F644F">
        <w:rPr>
          <w:lang w:val="en-US" w:eastAsia="de-DE"/>
        </w:rPr>
        <w:t>PSS offers to identify the stabilization anchor automatically (check “Automatic frame stabiliz</w:t>
      </w:r>
      <w:r w:rsidRPr="002F644F">
        <w:rPr>
          <w:lang w:val="en-US" w:eastAsia="de-DE"/>
        </w:rPr>
        <w:t>a</w:t>
      </w:r>
      <w:r w:rsidRPr="002F644F">
        <w:rPr>
          <w:lang w:val="en-US" w:eastAsia="de-DE"/>
        </w:rPr>
        <w:t xml:space="preserve">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s (“patch size” and “search width”) can be mod</w:t>
      </w:r>
      <w:r w:rsidR="009A47F2" w:rsidRPr="002F644F">
        <w:rPr>
          <w:lang w:val="en-US" w:eastAsia="de-DE"/>
        </w:rPr>
        <w:t>i</w:t>
      </w:r>
      <w:r w:rsidR="009A47F2" w:rsidRPr="002F644F">
        <w:rPr>
          <w:lang w:val="en-US" w:eastAsia="de-DE"/>
        </w:rPr>
        <w:t xml:space="preserve">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A9018A" w:rsidRDefault="00A9018A" w:rsidP="005C396E">
      <w:pPr>
        <w:rPr>
          <w:ins w:id="374" w:author="rolf" w:date="2020-02-24T09:31:00Z"/>
          <w:lang w:val="en-US" w:eastAsia="de-DE"/>
        </w:rPr>
      </w:pPr>
      <w:moveToRangeStart w:id="375" w:author="rolf" w:date="2020-02-24T09:30:00Z" w:name="move33429074"/>
      <w:moveTo w:id="376" w:author="rolf" w:date="2020-02-24T09:30:00Z">
        <w:r>
          <w:rPr>
            <w:noProof/>
            <w:lang w:eastAsia="de-DE"/>
          </w:rPr>
          <w:drawing>
            <wp:inline distT="0" distB="0" distL="0" distR="0" wp14:anchorId="6AD4393F" wp14:editId="6AA51634">
              <wp:extent cx="5287467" cy="3781425"/>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_stabilization-anchor-selection.PNG"/>
                      <pic:cNvPicPr/>
                    </pic:nvPicPr>
                    <pic:blipFill>
                      <a:blip r:embed="rId25">
                        <a:extLst>
                          <a:ext uri="{28A0092B-C50C-407E-A947-70E740481C1C}">
                            <a14:useLocalDpi xmlns:a14="http://schemas.microsoft.com/office/drawing/2010/main" val="0"/>
                          </a:ext>
                        </a:extLst>
                      </a:blip>
                      <a:stretch>
                        <a:fillRect/>
                      </a:stretch>
                    </pic:blipFill>
                    <pic:spPr>
                      <a:xfrm>
                        <a:off x="0" y="0"/>
                        <a:ext cx="5289522" cy="3782895"/>
                      </a:xfrm>
                      <a:prstGeom prst="rect">
                        <a:avLst/>
                      </a:prstGeom>
                    </pic:spPr>
                  </pic:pic>
                </a:graphicData>
              </a:graphic>
            </wp:inline>
          </w:drawing>
        </w:r>
      </w:moveTo>
      <w:moveToRangeEnd w:id="375"/>
    </w:p>
    <w:p w:rsidR="005C396E" w:rsidRDefault="005C396E" w:rsidP="005C396E">
      <w:pPr>
        <w:rPr>
          <w:moveTo w:id="377" w:author="rolf" w:date="2020-02-15T20:44:00Z"/>
          <w:lang w:val="en-US" w:eastAsia="de-DE"/>
        </w:rPr>
      </w:pPr>
      <w:moveToRangeStart w:id="378" w:author="rolf" w:date="2020-02-15T20:44:00Z" w:name="move32691857"/>
      <w:moveTo w:id="379" w:author="rolf" w:date="2020-02-15T20:44:00Z">
        <w:r>
          <w:rPr>
            <w:lang w:val="en-US" w:eastAsia="de-DE"/>
          </w:rPr>
          <w:t>If the user chooses to define the stabilization anchor manually in interactive mode, he or she must u</w:t>
        </w:r>
        <w:r>
          <w:rPr>
            <w:lang w:val="en-US" w:eastAsia="de-DE"/>
          </w:rPr>
          <w:t>n</w:t>
        </w:r>
        <w:r>
          <w:rPr>
            <w:lang w:val="en-US" w:eastAsia="de-DE"/>
          </w:rPr>
          <w:t>check the configuration parameter “Automatic frame stabilization”. PSS interrupts the workflow, shows the full scene covered by the video to the user and asks to draw the stabilization anchor as a rectangular patch. Since this is the first time in the workflow where the frame viewer appears, this is the time to e</w:t>
        </w:r>
        <w:r>
          <w:rPr>
            <w:lang w:val="en-US" w:eastAsia="de-DE"/>
          </w:rPr>
          <w:t>x</w:t>
        </w:r>
        <w:r>
          <w:rPr>
            <w:lang w:val="en-US" w:eastAsia="de-DE"/>
          </w:rPr>
          <w:t>plain its general features:</w:t>
        </w:r>
      </w:moveTo>
    </w:p>
    <w:moveToRangeEnd w:id="378"/>
    <w:p w:rsidR="005C396E" w:rsidRPr="002F644F" w:rsidDel="00A9018A" w:rsidRDefault="005C396E">
      <w:pPr>
        <w:rPr>
          <w:del w:id="380" w:author="rolf" w:date="2020-02-24T09:30:00Z"/>
          <w:lang w:val="en-US" w:eastAsia="de-DE"/>
        </w:rPr>
        <w:pPrChange w:id="381" w:author="rolf" w:date="2020-02-15T20:43:00Z">
          <w:pPr>
            <w:ind w:left="420"/>
          </w:pPr>
        </w:pPrChange>
      </w:pPr>
    </w:p>
    <w:p w:rsidR="009A47F2" w:rsidRDefault="00BF76E9" w:rsidP="006A3AF5">
      <w:pPr>
        <w:rPr>
          <w:lang w:val="en-US" w:eastAsia="de-DE"/>
        </w:rPr>
      </w:pPr>
      <w:moveFromRangeStart w:id="382" w:author="rolf" w:date="2020-02-24T09:30:00Z" w:name="move33429074"/>
      <w:moveFrom w:id="383" w:author="rolf" w:date="2020-02-24T09:30:00Z">
        <w:r w:rsidDel="00A9018A">
          <w:rPr>
            <w:noProof/>
            <w:lang w:eastAsia="de-DE"/>
          </w:rPr>
          <w:drawing>
            <wp:inline distT="0" distB="0" distL="0" distR="0" wp14:anchorId="08F426EC" wp14:editId="1985D685">
              <wp:extent cx="5287467" cy="3781425"/>
              <wp:effectExtent l="0" t="0" r="889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_stabilization-anchor-selection.PNG"/>
                      <pic:cNvPicPr/>
                    </pic:nvPicPr>
                    <pic:blipFill>
                      <a:blip r:embed="rId25">
                        <a:extLst>
                          <a:ext uri="{28A0092B-C50C-407E-A947-70E740481C1C}">
                            <a14:useLocalDpi xmlns:a14="http://schemas.microsoft.com/office/drawing/2010/main" val="0"/>
                          </a:ext>
                        </a:extLst>
                      </a:blip>
                      <a:stretch>
                        <a:fillRect/>
                      </a:stretch>
                    </pic:blipFill>
                    <pic:spPr>
                      <a:xfrm>
                        <a:off x="0" y="0"/>
                        <a:ext cx="5289522" cy="3782895"/>
                      </a:xfrm>
                      <a:prstGeom prst="rect">
                        <a:avLst/>
                      </a:prstGeom>
                    </pic:spPr>
                  </pic:pic>
                </a:graphicData>
              </a:graphic>
            </wp:inline>
          </w:drawing>
        </w:r>
      </w:moveFrom>
      <w:moveFromRangeEnd w:id="382"/>
    </w:p>
    <w:p w:rsidR="009A47F2" w:rsidDel="005C396E" w:rsidRDefault="009A47F2" w:rsidP="006A3AF5">
      <w:pPr>
        <w:rPr>
          <w:moveFrom w:id="384" w:author="rolf" w:date="2020-02-15T20:44:00Z"/>
          <w:lang w:val="en-US" w:eastAsia="de-DE"/>
        </w:rPr>
      </w:pPr>
      <w:moveFromRangeStart w:id="385" w:author="rolf" w:date="2020-02-15T20:44:00Z" w:name="move32691857"/>
      <w:moveFrom w:id="386" w:author="rolf" w:date="2020-02-15T20:44:00Z">
        <w:r w:rsidDel="005C396E">
          <w:rPr>
            <w:lang w:val="en-US" w:eastAsia="de-DE"/>
          </w:rPr>
          <w:t xml:space="preserve">If the user </w:t>
        </w:r>
        <w:r w:rsidR="00B05867" w:rsidDel="005C396E">
          <w:rPr>
            <w:lang w:val="en-US" w:eastAsia="de-DE"/>
          </w:rPr>
          <w:t>chooses</w:t>
        </w:r>
        <w:r w:rsidR="00176E24" w:rsidDel="005C396E">
          <w:rPr>
            <w:lang w:val="en-US" w:eastAsia="de-DE"/>
          </w:rPr>
          <w:t xml:space="preserve"> to define the stabilization anchor manually </w:t>
        </w:r>
        <w:r w:rsidDel="005C396E">
          <w:rPr>
            <w:lang w:val="en-US" w:eastAsia="de-DE"/>
          </w:rPr>
          <w:t>in interactive mode</w:t>
        </w:r>
        <w:r w:rsidR="00176E24" w:rsidDel="005C396E">
          <w:rPr>
            <w:lang w:val="en-US" w:eastAsia="de-DE"/>
          </w:rPr>
          <w:t xml:space="preserve">, </w:t>
        </w:r>
        <w:r w:rsidR="002F644F" w:rsidDel="005C396E">
          <w:rPr>
            <w:lang w:val="en-US" w:eastAsia="de-DE"/>
          </w:rPr>
          <w:t>he or she must u</w:t>
        </w:r>
        <w:r w:rsidR="002F644F" w:rsidDel="005C396E">
          <w:rPr>
            <w:lang w:val="en-US" w:eastAsia="de-DE"/>
          </w:rPr>
          <w:t>n</w:t>
        </w:r>
        <w:r w:rsidR="002F644F" w:rsidDel="005C396E">
          <w:rPr>
            <w:lang w:val="en-US" w:eastAsia="de-DE"/>
          </w:rPr>
          <w:t>check</w:t>
        </w:r>
        <w:r w:rsidR="00176E24" w:rsidDel="005C396E">
          <w:rPr>
            <w:lang w:val="en-US" w:eastAsia="de-DE"/>
          </w:rPr>
          <w:t xml:space="preserve"> the </w:t>
        </w:r>
        <w:r w:rsidR="00F370E0" w:rsidDel="005C396E">
          <w:rPr>
            <w:lang w:val="en-US" w:eastAsia="de-DE"/>
          </w:rPr>
          <w:t>configuration parameter</w:t>
        </w:r>
        <w:r w:rsidR="00176E24" w:rsidDel="005C396E">
          <w:rPr>
            <w:lang w:val="en-US" w:eastAsia="de-DE"/>
          </w:rPr>
          <w:t xml:space="preserve"> “Automatic frame stabilization”. </w:t>
        </w:r>
        <w:r w:rsidDel="005C396E">
          <w:rPr>
            <w:lang w:val="en-US" w:eastAsia="de-DE"/>
          </w:rPr>
          <w:t xml:space="preserve">PSS </w:t>
        </w:r>
        <w:r w:rsidR="00964B5A" w:rsidDel="005C396E">
          <w:rPr>
            <w:lang w:val="en-US" w:eastAsia="de-DE"/>
          </w:rPr>
          <w:t xml:space="preserve">interrupts the workflow, </w:t>
        </w:r>
        <w:r w:rsidR="00176E24" w:rsidDel="005C396E">
          <w:rPr>
            <w:lang w:val="en-US" w:eastAsia="de-DE"/>
          </w:rPr>
          <w:t xml:space="preserve">shows the full scene covered by the video to the user and asks to draw the stabilization anchor as a rectangular patch. Since this is the first time in the workflow where </w:t>
        </w:r>
        <w:r w:rsidR="00B05867" w:rsidDel="005C396E">
          <w:rPr>
            <w:lang w:val="en-US" w:eastAsia="de-DE"/>
          </w:rPr>
          <w:t>the</w:t>
        </w:r>
        <w:r w:rsidR="00176E24" w:rsidDel="005C396E">
          <w:rPr>
            <w:lang w:val="en-US" w:eastAsia="de-DE"/>
          </w:rPr>
          <w:t xml:space="preserve"> frame viewer appears, this is the time to e</w:t>
        </w:r>
        <w:r w:rsidR="00176E24" w:rsidDel="005C396E">
          <w:rPr>
            <w:lang w:val="en-US" w:eastAsia="de-DE"/>
          </w:rPr>
          <w:t>x</w:t>
        </w:r>
        <w:r w:rsidR="00176E24" w:rsidDel="005C396E">
          <w:rPr>
            <w:lang w:val="en-US" w:eastAsia="de-DE"/>
          </w:rPr>
          <w:t>plain its general features:</w:t>
        </w:r>
      </w:moveFrom>
    </w:p>
    <w:moveFromRangeEnd w:id="385"/>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w:t>
      </w:r>
      <w:r w:rsidR="00246611">
        <w:rPr>
          <w:lang w:val="en-US" w:eastAsia="de-DE"/>
        </w:rPr>
        <w:t>o</w:t>
      </w:r>
      <w:r w:rsidR="00246611">
        <w:rPr>
          <w:lang w:val="en-US" w:eastAsia="de-DE"/>
        </w:rPr>
        <w:t>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ins w:id="387" w:author="rolf" w:date="2020-02-15T20:44:00Z"/>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5C396E" w:rsidDel="005C396E" w:rsidRDefault="005C396E" w:rsidP="00B05867">
      <w:pPr>
        <w:rPr>
          <w:del w:id="388" w:author="rolf" w:date="2020-02-15T20:44:00Z"/>
          <w:lang w:val="en-US" w:eastAsia="de-DE"/>
        </w:rPr>
      </w:pPr>
    </w:p>
    <w:p w:rsidR="00246611" w:rsidRDefault="00246611" w:rsidP="00246611">
      <w:pPr>
        <w:pStyle w:val="berschrift3"/>
        <w:rPr>
          <w:lang w:val="en-US"/>
        </w:rPr>
      </w:pPr>
      <w:bookmarkStart w:id="389" w:name="_Toc22028283"/>
      <w:r>
        <w:rPr>
          <w:lang w:val="en-US"/>
        </w:rPr>
        <w:t>Setting the Stacking Fraction</w:t>
      </w:r>
      <w:bookmarkEnd w:id="389"/>
    </w:p>
    <w:p w:rsidR="00BF76E9" w:rsidRDefault="00BF76E9" w:rsidP="00246611">
      <w:pPr>
        <w:rPr>
          <w:noProof/>
          <w:lang w:val="en-US" w:eastAsia="de-DE"/>
        </w:rPr>
      </w:pPr>
      <w:r>
        <w:rPr>
          <w:noProof/>
          <w:lang w:eastAsia="de-DE"/>
        </w:rPr>
        <w:drawing>
          <wp:anchor distT="0" distB="0" distL="114300" distR="114300" simplePos="0" relativeHeight="251706368" behindDoc="0" locked="0" layoutInCell="1" allowOverlap="1" wp14:anchorId="63AEE281" wp14:editId="4734639A">
            <wp:simplePos x="0" y="0"/>
            <wp:positionH relativeFrom="column">
              <wp:posOffset>4624705</wp:posOffset>
            </wp:positionH>
            <wp:positionV relativeFrom="paragraph">
              <wp:posOffset>781050</wp:posOffset>
            </wp:positionV>
            <wp:extent cx="1437640" cy="3238500"/>
            <wp:effectExtent l="0" t="0" r="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_frame-viewer-set-limit-after-cutout.png"/>
                    <pic:cNvPicPr/>
                  </pic:nvPicPr>
                  <pic:blipFill>
                    <a:blip r:embed="rId26">
                      <a:extLst>
                        <a:ext uri="{28A0092B-C50C-407E-A947-70E740481C1C}">
                          <a14:useLocalDpi xmlns:a14="http://schemas.microsoft.com/office/drawing/2010/main" val="0"/>
                        </a:ext>
                      </a:extLst>
                    </a:blip>
                    <a:stretch>
                      <a:fillRect/>
                    </a:stretch>
                  </pic:blipFill>
                  <pic:spPr>
                    <a:xfrm>
                      <a:off x="0" y="0"/>
                      <a:ext cx="1437640" cy="323850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Pr>
          <w:noProof/>
          <w:lang w:eastAsia="de-DE"/>
        </w:rPr>
        <w:drawing>
          <wp:inline distT="0" distB="0" distL="0" distR="0" wp14:anchorId="245EEC7F" wp14:editId="68A38193">
            <wp:extent cx="4528311" cy="3238500"/>
            <wp:effectExtent l="0" t="0" r="571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_frame-viewer-set-limit-before.PNG"/>
                    <pic:cNvPicPr/>
                  </pic:nvPicPr>
                  <pic:blipFill>
                    <a:blip r:embed="rId27">
                      <a:extLst>
                        <a:ext uri="{28A0092B-C50C-407E-A947-70E740481C1C}">
                          <a14:useLocalDpi xmlns:a14="http://schemas.microsoft.com/office/drawing/2010/main" val="0"/>
                        </a:ext>
                      </a:extLst>
                    </a:blip>
                    <a:stretch>
                      <a:fillRect/>
                    </a:stretch>
                  </pic:blipFill>
                  <pic:spPr>
                    <a:xfrm>
                      <a:off x="0" y="0"/>
                      <a:ext cx="4526814" cy="3237430"/>
                    </a:xfrm>
                    <a:prstGeom prst="rect">
                      <a:avLst/>
                    </a:prstGeom>
                  </pic:spPr>
                </pic:pic>
              </a:graphicData>
            </a:graphic>
          </wp:inline>
        </w:drawing>
      </w:r>
    </w:p>
    <w:p w:rsidR="00D27B91" w:rsidRDefault="00B20461" w:rsidP="00246611">
      <w:pPr>
        <w:rPr>
          <w:lang w:val="en-US" w:eastAsia="de-DE"/>
        </w:rPr>
      </w:pPr>
      <w:r>
        <w:rPr>
          <w:lang w:val="en-US" w:eastAsia="de-DE"/>
        </w:rPr>
        <w:lastRenderedPageBreak/>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w:t>
      </w:r>
      <w:r w:rsidR="00D27B91">
        <w:rPr>
          <w:lang w:val="en-US" w:eastAsia="de-DE"/>
        </w:rPr>
        <w:t>k</w:t>
      </w:r>
      <w:r w:rsidR="00D27B91">
        <w:rPr>
          <w:lang w:val="en-US" w:eastAsia="de-DE"/>
        </w:rPr>
        <w:t>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demonstra</w:t>
      </w:r>
      <w:r w:rsidR="00C61C5E">
        <w:rPr>
          <w:lang w:val="en-US" w:eastAsia="de-DE"/>
        </w:rPr>
        <w:t>t</w:t>
      </w:r>
      <w:r w:rsidR="00C61C5E">
        <w:rPr>
          <w:lang w:val="en-US" w:eastAsia="de-DE"/>
        </w:rPr>
        <w:t>ed in the cutout on the right-hand side.</w:t>
      </w:r>
    </w:p>
    <w:p w:rsidR="00C61C5E" w:rsidRDefault="00C61C5E" w:rsidP="00246611">
      <w:pPr>
        <w:rPr>
          <w:lang w:val="en-US" w:eastAsia="de-DE"/>
        </w:rPr>
      </w:pPr>
      <w:r>
        <w:rPr>
          <w:noProof/>
          <w:lang w:eastAsia="de-DE"/>
        </w:rPr>
        <w:drawing>
          <wp:anchor distT="0" distB="0" distL="114300" distR="114300" simplePos="0" relativeHeight="251704320" behindDoc="0" locked="0" layoutInCell="1" allowOverlap="1" wp14:anchorId="2229785F" wp14:editId="2BFB9241">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By setting the “Frame ordering” checkbox, frames can be ordered either by quality or chronologica</w:t>
      </w:r>
      <w:r>
        <w:rPr>
          <w:lang w:val="en-US" w:eastAsia="de-DE"/>
        </w:rPr>
        <w:t>l</w:t>
      </w:r>
      <w:r>
        <w:rPr>
          <w:lang w:val="en-US" w:eastAsia="de-DE"/>
        </w:rPr>
        <w:t xml:space="preserve">ly. In the latter case, </w:t>
      </w:r>
      <w:r w:rsidR="00E22B3C">
        <w:rPr>
          <w:lang w:val="en-US" w:eastAsia="de-DE"/>
        </w:rPr>
        <w:t xml:space="preserve">as </w:t>
      </w:r>
      <w:r>
        <w:rPr>
          <w:lang w:val="en-US" w:eastAsia="de-DE"/>
        </w:rPr>
        <w:t>demo</w:t>
      </w:r>
      <w:r>
        <w:rPr>
          <w:lang w:val="en-US" w:eastAsia="de-DE"/>
        </w:rPr>
        <w:t>n</w:t>
      </w:r>
      <w:r>
        <w:rPr>
          <w:lang w:val="en-US" w:eastAsia="de-DE"/>
        </w:rPr>
        <w:t>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t>The selection of the stacking limit is acknowledged by pressing “OK”.</w:t>
      </w:r>
    </w:p>
    <w:p w:rsidR="00DF4201" w:rsidRDefault="00DF4201" w:rsidP="00246611">
      <w:pPr>
        <w:rPr>
          <w:lang w:val="en-US" w:eastAsia="de-DE"/>
        </w:rPr>
      </w:pPr>
    </w:p>
    <w:p w:rsidR="0011035C" w:rsidRDefault="0011035C" w:rsidP="0011035C">
      <w:pPr>
        <w:pStyle w:val="berschrift3"/>
        <w:rPr>
          <w:lang w:val="en-US"/>
        </w:rPr>
      </w:pPr>
      <w:bookmarkStart w:id="390" w:name="_Toc22028284"/>
      <w:r>
        <w:rPr>
          <w:lang w:val="en-US"/>
        </w:rPr>
        <w:t>Setting a Region of Interest (ROI)</w:t>
      </w:r>
      <w:bookmarkEnd w:id="390"/>
    </w:p>
    <w:p w:rsidR="0011035C" w:rsidRDefault="00100B8B" w:rsidP="0011035C">
      <w:pPr>
        <w:rPr>
          <w:lang w:val="en-US" w:eastAsia="de-DE"/>
        </w:rPr>
      </w:pPr>
      <w:r>
        <w:rPr>
          <w:noProof/>
          <w:lang w:eastAsia="de-DE"/>
        </w:rPr>
        <w:drawing>
          <wp:inline distT="0" distB="0" distL="0" distR="0">
            <wp:extent cx="5760720" cy="411988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_roi.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11035C" w:rsidRDefault="0011035C" w:rsidP="0011035C">
      <w:pPr>
        <w:rPr>
          <w:lang w:val="en-US" w:eastAsia="de-DE"/>
        </w:rPr>
      </w:pPr>
      <w:r>
        <w:rPr>
          <w:lang w:val="en-US" w:eastAsia="de-DE"/>
        </w:rPr>
        <w:lastRenderedPageBreak/>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E56E8E">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B250FF" w:rsidRPr="0011035C" w:rsidDel="006A153C" w:rsidRDefault="00B250FF" w:rsidP="0011035C">
      <w:pPr>
        <w:rPr>
          <w:del w:id="391" w:author="rolf" w:date="2020-02-24T09:33:00Z"/>
          <w:lang w:val="en-US" w:eastAsia="de-DE"/>
        </w:rPr>
      </w:pPr>
    </w:p>
    <w:p w:rsidR="0011035C" w:rsidRPr="002B5809" w:rsidRDefault="007D5959" w:rsidP="0011035C">
      <w:pPr>
        <w:pStyle w:val="berschrift3"/>
        <w:rPr>
          <w:lang w:val="en-US"/>
        </w:rPr>
      </w:pPr>
      <w:bookmarkStart w:id="392" w:name="_Toc22028285"/>
      <w:r>
        <w:rPr>
          <w:lang w:val="en-US"/>
        </w:rPr>
        <w:t xml:space="preserve">Selecting </w:t>
      </w:r>
      <w:r w:rsidR="00AA7446">
        <w:rPr>
          <w:lang w:val="en-US"/>
        </w:rPr>
        <w:t>A</w:t>
      </w:r>
      <w:r>
        <w:rPr>
          <w:lang w:val="en-US"/>
        </w:rPr>
        <w:t>lignment Points</w:t>
      </w:r>
      <w:bookmarkEnd w:id="392"/>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To create APs automatically, press the button “Create AP Grid”. The size of individual AP patc</w:t>
      </w:r>
      <w:r>
        <w:rPr>
          <w:lang w:val="en-US" w:eastAsia="de-DE"/>
        </w:rPr>
        <w:t>h</w:t>
      </w:r>
      <w:r>
        <w:rPr>
          <w:lang w:val="en-US" w:eastAsia="de-DE"/>
        </w:rPr>
        <w:t xml:space="preserve">es </w:t>
      </w:r>
      <w:r w:rsidR="00B20461">
        <w:rPr>
          <w:lang w:val="en-US" w:eastAsia="de-DE"/>
        </w:rPr>
        <w:t>is</w:t>
      </w:r>
      <w:r>
        <w:rPr>
          <w:lang w:val="en-US" w:eastAsia="de-DE"/>
        </w:rPr>
        <w:t xml:space="preserve"> controlled by changing the “Alignment box width” slider on the right. Thresholds for exclu</w:t>
      </w:r>
      <w:r>
        <w:rPr>
          <w:lang w:val="en-US" w:eastAsia="de-DE"/>
        </w:rPr>
        <w:t>d</w:t>
      </w:r>
      <w:r>
        <w:rPr>
          <w:lang w:val="en-US" w:eastAsia="de-DE"/>
        </w:rPr>
        <w:t>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APs can be deleted, added and modified manually. This way the user can adapt the grid as r</w:t>
      </w:r>
      <w:r>
        <w:rPr>
          <w:lang w:val="en-US" w:eastAsia="de-DE"/>
        </w:rPr>
        <w:t>e</w:t>
      </w:r>
      <w:r>
        <w:rPr>
          <w:lang w:val="en-US" w:eastAsia="de-DE"/>
        </w:rPr>
        <w:t xml:space="preserv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100B8B" w:rsidP="00E13000">
      <w:pPr>
        <w:rPr>
          <w:lang w:val="en-US" w:eastAsia="de-DE"/>
        </w:rPr>
      </w:pPr>
      <w:r>
        <w:rPr>
          <w:noProof/>
          <w:lang w:eastAsia="de-DE"/>
        </w:rPr>
        <w:lastRenderedPageBreak/>
        <w:drawing>
          <wp:inline distT="0" distB="0" distL="0" distR="0">
            <wp:extent cx="5760720" cy="411988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_create-ap-grid.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A22753" w:rsidRPr="00A22753" w:rsidRDefault="00A22753" w:rsidP="00A22753">
      <w:pPr>
        <w:rPr>
          <w:lang w:val="en-US" w:eastAsia="de-DE"/>
        </w:rPr>
      </w:pPr>
      <w:r>
        <w:rPr>
          <w:lang w:val="en-US" w:eastAsia="de-DE"/>
        </w:rPr>
        <w:t>The optimal AP size very much depends on the quality of the input data. If frames show very little local contrast, larger AP patches lead to better results. If the resolution is very good, but seeing-induced war</w:t>
      </w:r>
      <w:r>
        <w:rPr>
          <w:lang w:val="en-US" w:eastAsia="de-DE"/>
        </w:rPr>
        <w:t>p</w:t>
      </w:r>
      <w:r>
        <w:rPr>
          <w:lang w:val="en-US" w:eastAsia="de-DE"/>
        </w:rPr>
        <w:t xml:space="preserve">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393" w:name="_Toc22028286"/>
      <w:r>
        <w:rPr>
          <w:lang w:val="en-US"/>
        </w:rPr>
        <w:t>Frame Stacking</w:t>
      </w:r>
      <w:bookmarkEnd w:id="393"/>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D90FE5" w:rsidRDefault="00D90FE5" w:rsidP="00D90FE5">
      <w:pPr>
        <w:rPr>
          <w:lang w:val="en-US" w:eastAsia="de-DE"/>
        </w:rPr>
      </w:pPr>
      <w:r>
        <w:rPr>
          <w:lang w:val="en-US" w:eastAsia="de-DE"/>
        </w:rPr>
        <w:t>When stacking is completed,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w:t>
      </w:r>
      <w:r>
        <w:rPr>
          <w:lang w:val="en-US" w:eastAsia="de-DE"/>
        </w:rPr>
        <w:t>u</w:t>
      </w:r>
      <w:r>
        <w:rPr>
          <w:lang w:val="en-US" w:eastAsia="de-DE"/>
        </w:rPr>
        <w:t>tion extends too much towards larger numbers, this could be due to a low stacking quality. In this case it is recommended to experiment with different parameters, for example:</w:t>
      </w:r>
    </w:p>
    <w:p w:rsidR="00D90FE5" w:rsidRDefault="00D90FE5" w:rsidP="00D90FE5">
      <w:pPr>
        <w:pStyle w:val="Listenabsatz"/>
        <w:numPr>
          <w:ilvl w:val="0"/>
          <w:numId w:val="13"/>
        </w:numPr>
        <w:rPr>
          <w:lang w:val="en-US" w:eastAsia="de-DE"/>
        </w:rPr>
      </w:pPr>
      <w:r>
        <w:rPr>
          <w:lang w:val="en-US" w:eastAsia="de-DE"/>
        </w:rPr>
        <w:t>Increase the “Noise level (Gaussian blur)” parameter.</w:t>
      </w:r>
    </w:p>
    <w:p w:rsidR="00D90FE5" w:rsidRDefault="00D90FE5" w:rsidP="00D90FE5">
      <w:pPr>
        <w:pStyle w:val="Listenabsatz"/>
        <w:numPr>
          <w:ilvl w:val="0"/>
          <w:numId w:val="13"/>
        </w:numPr>
        <w:rPr>
          <w:lang w:val="en-US" w:eastAsia="de-DE"/>
        </w:rPr>
      </w:pPr>
      <w:r>
        <w:rPr>
          <w:lang w:val="en-US" w:eastAsia="de-DE"/>
        </w:rPr>
        <w:t>Increase the AP size.</w:t>
      </w:r>
    </w:p>
    <w:p w:rsidR="00D90FE5" w:rsidRDefault="00D90FE5" w:rsidP="00D90FE5">
      <w:pPr>
        <w:pStyle w:val="Listenabsatz"/>
        <w:numPr>
          <w:ilvl w:val="0"/>
          <w:numId w:val="13"/>
        </w:numPr>
        <w:rPr>
          <w:lang w:val="en-US" w:eastAsia="de-DE"/>
        </w:rPr>
      </w:pPr>
      <w:r>
        <w:rPr>
          <w:lang w:val="en-US" w:eastAsia="de-DE"/>
        </w:rPr>
        <w:t>Eliminate APs in areas with too little structure.</w:t>
      </w:r>
    </w:p>
    <w:p w:rsidR="00D90FE5" w:rsidRDefault="00D90FE5" w:rsidP="007D5959">
      <w:pPr>
        <w:rPr>
          <w:lang w:val="en-US" w:eastAsia="de-DE"/>
        </w:rPr>
      </w:pPr>
    </w:p>
    <w:p w:rsidR="007D5959" w:rsidRPr="007D5959" w:rsidRDefault="00100B8B" w:rsidP="007D5959">
      <w:pPr>
        <w:rPr>
          <w:lang w:val="en-US" w:eastAsia="de-DE"/>
        </w:rPr>
      </w:pPr>
      <w:r>
        <w:rPr>
          <w:noProof/>
          <w:lang w:eastAsia="de-DE"/>
        </w:rPr>
        <w:lastRenderedPageBreak/>
        <w:drawing>
          <wp:inline distT="0" distB="0" distL="0" distR="0">
            <wp:extent cx="5760720" cy="411988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warp-distribution.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B20B79" w:rsidRDefault="00B20B79" w:rsidP="00007408">
      <w:pPr>
        <w:rPr>
          <w:lang w:val="en-US" w:eastAsia="de-DE"/>
        </w:rPr>
      </w:pPr>
      <w:r>
        <w:rPr>
          <w:lang w:val="en-US" w:eastAsia="de-DE"/>
        </w:rPr>
        <w:t xml:space="preserve">Another quality indicator </w:t>
      </w:r>
      <w:r w:rsidR="00C74BDE">
        <w:rPr>
          <w:lang w:val="en-US" w:eastAsia="de-DE"/>
        </w:rPr>
        <w:t>for</w:t>
      </w:r>
      <w:r>
        <w:rPr>
          <w:lang w:val="en-US" w:eastAsia="de-DE"/>
        </w:rPr>
        <w:t xml:space="preserve"> the warp shift compensation is the fraction of failed shift measurements which is displayed below the shift distribution graph. If this value is above 5%, it is written in red </w:t>
      </w:r>
      <w:r w:rsidR="00B8742B">
        <w:rPr>
          <w:lang w:val="en-US" w:eastAsia="de-DE"/>
        </w:rPr>
        <w:t>color</w:t>
      </w:r>
      <w:r>
        <w:rPr>
          <w:lang w:val="en-US" w:eastAsia="de-DE"/>
        </w:rPr>
        <w:t>.</w:t>
      </w:r>
      <w:r w:rsidR="00C74BDE">
        <w:rPr>
          <w:lang w:val="en-US" w:eastAsia="de-DE"/>
        </w:rPr>
        <w:t xml:space="preserve"> In this case it is a good idea to experiment with different parameter settings, as discussed above. A high value, however, not necessarily means that the results are bad. Other explanations are a very low co</w:t>
      </w:r>
      <w:r w:rsidR="00C74BDE">
        <w:rPr>
          <w:lang w:val="en-US" w:eastAsia="de-DE"/>
        </w:rPr>
        <w:t>n</w:t>
      </w:r>
      <w:r w:rsidR="00C74BDE">
        <w:rPr>
          <w:lang w:val="en-US" w:eastAsia="de-DE"/>
        </w:rPr>
        <w:t>trast in the image, or oversampling in the optics / camera configuration.</w:t>
      </w:r>
    </w:p>
    <w:p w:rsidR="00007408" w:rsidRDefault="00007408" w:rsidP="00007408">
      <w:pPr>
        <w:rPr>
          <w:lang w:val="en-US" w:eastAsia="de-DE"/>
        </w:rPr>
      </w:pPr>
      <w:r>
        <w:rPr>
          <w:lang w:val="en-US" w:eastAsia="de-DE"/>
        </w:rPr>
        <w:t>After inspecting the warp distribution, press “OK” to finish the current job. The stacked summation i</w:t>
      </w:r>
      <w:r>
        <w:rPr>
          <w:lang w:val="en-US" w:eastAsia="de-DE"/>
        </w:rPr>
        <w:t>m</w:t>
      </w:r>
      <w:r>
        <w:rPr>
          <w:lang w:val="en-US" w:eastAsia="de-DE"/>
        </w:rPr>
        <w:t>age is written</w:t>
      </w:r>
      <w:r w:rsidR="002A36E8">
        <w:rPr>
          <w:lang w:val="en-US" w:eastAsia="de-DE"/>
        </w:rPr>
        <w:t xml:space="preserve"> in 16bit </w:t>
      </w:r>
      <w:r w:rsidR="00B250FF">
        <w:rPr>
          <w:lang w:val="en-US" w:eastAsia="de-DE"/>
        </w:rPr>
        <w:t>.</w:t>
      </w:r>
      <w:proofErr w:type="spellStart"/>
      <w:ins w:id="394" w:author="rolf" w:date="2020-02-15T20:18:00Z">
        <w:r w:rsidR="00EE4DB7">
          <w:rPr>
            <w:lang w:val="en-US" w:eastAsia="de-DE"/>
          </w:rPr>
          <w:t>png</w:t>
        </w:r>
        <w:proofErr w:type="spellEnd"/>
        <w:r w:rsidR="00EE4DB7">
          <w:rPr>
            <w:lang w:val="en-US" w:eastAsia="de-DE"/>
          </w:rPr>
          <w:t>, .</w:t>
        </w:r>
      </w:ins>
      <w:r w:rsidR="00B250FF">
        <w:rPr>
          <w:lang w:val="en-US" w:eastAsia="de-DE"/>
        </w:rPr>
        <w:t>t</w:t>
      </w:r>
      <w:r w:rsidR="002A36E8">
        <w:rPr>
          <w:lang w:val="en-US" w:eastAsia="de-DE"/>
        </w:rPr>
        <w:t xml:space="preserve">iff </w:t>
      </w:r>
      <w:del w:id="395" w:author="rolf" w:date="2020-02-15T20:18:00Z">
        <w:r w:rsidR="00B250FF" w:rsidDel="00EE4DB7">
          <w:rPr>
            <w:lang w:val="en-US" w:eastAsia="de-DE"/>
          </w:rPr>
          <w:delText>(</w:delText>
        </w:r>
      </w:del>
      <w:r w:rsidR="00B250FF">
        <w:rPr>
          <w:lang w:val="en-US" w:eastAsia="de-DE"/>
        </w:rPr>
        <w:t>or .fits</w:t>
      </w:r>
      <w:del w:id="396" w:author="rolf" w:date="2020-02-15T20:18:00Z">
        <w:r w:rsidR="00B250FF" w:rsidDel="00EE4DB7">
          <w:rPr>
            <w:lang w:val="en-US" w:eastAsia="de-DE"/>
          </w:rPr>
          <w:delText>)</w:delText>
        </w:r>
      </w:del>
      <w:r w:rsidR="00B250FF">
        <w:rPr>
          <w:lang w:val="en-US" w:eastAsia="de-DE"/>
        </w:rPr>
        <w:t xml:space="preserve"> </w:t>
      </w:r>
      <w:r w:rsidR="002A36E8">
        <w:rPr>
          <w:lang w:val="en-US" w:eastAsia="de-DE"/>
        </w:rPr>
        <w:t>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w:t>
      </w:r>
      <w:del w:id="397" w:author="rolf" w:date="2020-02-15T20:14:00Z">
        <w:r w:rsidR="002A36E8" w:rsidDel="00EE4DB7">
          <w:rPr>
            <w:lang w:val="en-US" w:eastAsia="de-DE"/>
          </w:rPr>
          <w:delText>tiff</w:delText>
        </w:r>
      </w:del>
      <w:proofErr w:type="gramStart"/>
      <w:ins w:id="398" w:author="rolf" w:date="2020-02-15T20:14:00Z">
        <w:r w:rsidR="00EE4DB7">
          <w:rPr>
            <w:lang w:val="en-US" w:eastAsia="de-DE"/>
          </w:rPr>
          <w:t>png</w:t>
        </w:r>
      </w:ins>
      <w:proofErr w:type="gramEnd"/>
      <w:del w:id="399" w:author="rolf" w:date="2020-02-15T20:19:00Z">
        <w:r w:rsidR="002A36E8" w:rsidDel="00EE4DB7">
          <w:rPr>
            <w:lang w:val="en-US" w:eastAsia="de-DE"/>
          </w:rPr>
          <w:delText>”</w:delText>
        </w:r>
        <w:r w:rsidR="00B250FF" w:rsidDel="00EE4DB7">
          <w:rPr>
            <w:lang w:val="en-US" w:eastAsia="de-DE"/>
          </w:rPr>
          <w:delText xml:space="preserve"> (or </w:delText>
        </w:r>
      </w:del>
      <w:ins w:id="400" w:author="rolf" w:date="2020-02-15T20:19:00Z">
        <w:r w:rsidR="00EE4DB7">
          <w:rPr>
            <w:lang w:val="en-US" w:eastAsia="de-DE"/>
          </w:rPr>
          <w:t xml:space="preserve">  / </w:t>
        </w:r>
      </w:ins>
      <w:ins w:id="401" w:author="rolf" w:date="2020-02-15T20:15:00Z">
        <w:r w:rsidR="00EE4DB7">
          <w:rPr>
            <w:lang w:val="en-US" w:eastAsia="de-DE"/>
          </w:rPr>
          <w:t>.tiff</w:t>
        </w:r>
      </w:ins>
      <w:ins w:id="402" w:author="rolf" w:date="2020-02-15T20:19:00Z">
        <w:r w:rsidR="00EE4DB7">
          <w:rPr>
            <w:lang w:val="en-US" w:eastAsia="de-DE"/>
          </w:rPr>
          <w:t xml:space="preserve"> / </w:t>
        </w:r>
      </w:ins>
      <w:del w:id="403" w:author="rolf" w:date="2020-02-15T20:19:00Z">
        <w:r w:rsidR="00B250FF" w:rsidDel="00EE4DB7">
          <w:rPr>
            <w:lang w:val="en-US" w:eastAsia="de-DE"/>
          </w:rPr>
          <w:delText>“_pss</w:delText>
        </w:r>
      </w:del>
      <w:r w:rsidR="00B250FF">
        <w:rPr>
          <w:lang w:val="en-US" w:eastAsia="de-DE"/>
        </w:rPr>
        <w:t>.fits”)</w:t>
      </w:r>
      <w:r w:rsidR="002A36E8">
        <w:rPr>
          <w:lang w:val="en-US" w:eastAsia="de-DE"/>
        </w:rPr>
        <w:t>.</w:t>
      </w:r>
    </w:p>
    <w:p w:rsidR="002A36E8" w:rsidRPr="002B5809" w:rsidRDefault="002A36E8" w:rsidP="002A36E8">
      <w:pPr>
        <w:pStyle w:val="berschrift3"/>
        <w:rPr>
          <w:lang w:val="en-US"/>
        </w:rPr>
      </w:pPr>
      <w:bookmarkStart w:id="404" w:name="_Ref8830636"/>
      <w:bookmarkStart w:id="405" w:name="_Toc22028287"/>
      <w:proofErr w:type="spellStart"/>
      <w:r>
        <w:rPr>
          <w:lang w:val="en-US"/>
        </w:rPr>
        <w:t>Postprocessing</w:t>
      </w:r>
      <w:proofErr w:type="spellEnd"/>
      <w:r>
        <w:rPr>
          <w:lang w:val="en-US"/>
        </w:rPr>
        <w:t xml:space="preserve"> (Image Sharpening</w:t>
      </w:r>
      <w:r w:rsidR="00E218BD">
        <w:rPr>
          <w:lang w:val="en-US"/>
        </w:rPr>
        <w:t xml:space="preserve"> / Smoothing</w:t>
      </w:r>
      <w:r>
        <w:rPr>
          <w:lang w:val="en-US"/>
        </w:rPr>
        <w:t>)</w:t>
      </w:r>
      <w:bookmarkEnd w:id="404"/>
      <w:bookmarkEnd w:id="405"/>
    </w:p>
    <w:p w:rsidR="002A36E8" w:rsidRDefault="005164D0" w:rsidP="00007408">
      <w:pPr>
        <w:rPr>
          <w:lang w:val="en-US" w:eastAsia="de-DE"/>
        </w:rPr>
      </w:pPr>
      <w:r>
        <w:rPr>
          <w:lang w:val="en-US" w:eastAsia="de-DE"/>
        </w:rPr>
        <w:t xml:space="preserve">As explained in Section </w:t>
      </w:r>
      <w:r w:rsidR="00B8742B">
        <w:rPr>
          <w:lang w:val="en-US" w:eastAsia="de-DE"/>
        </w:rPr>
        <w:fldChar w:fldCharType="begin"/>
      </w:r>
      <w:r w:rsidR="00B8742B">
        <w:rPr>
          <w:lang w:val="en-US" w:eastAsia="de-DE"/>
        </w:rPr>
        <w:instrText xml:space="preserve"> REF _Ref22028144 \r \h </w:instrText>
      </w:r>
      <w:r w:rsidR="00B8742B">
        <w:rPr>
          <w:lang w:val="en-US" w:eastAsia="de-DE"/>
        </w:rPr>
      </w:r>
      <w:r w:rsidR="00B8742B">
        <w:rPr>
          <w:lang w:val="en-US" w:eastAsia="de-DE"/>
        </w:rPr>
        <w:fldChar w:fldCharType="separate"/>
      </w:r>
      <w:r w:rsidR="00E56E8E">
        <w:rPr>
          <w:lang w:val="en-US" w:eastAsia="de-DE"/>
        </w:rPr>
        <w:t>4.3</w:t>
      </w:r>
      <w:r w:rsidR="00B8742B">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w:t>
      </w:r>
      <w:r>
        <w:rPr>
          <w:lang w:val="en-US" w:eastAsia="de-DE"/>
        </w:rPr>
        <w:t>o</w:t>
      </w:r>
      <w:r>
        <w:rPr>
          <w:lang w:val="en-US" w:eastAsia="de-DE"/>
        </w:rPr>
        <w:t>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w:t>
      </w:r>
      <w:r w:rsidR="00CB75AD">
        <w:rPr>
          <w:lang w:val="en-US" w:eastAsia="de-DE"/>
        </w:rPr>
        <w:t>i</w:t>
      </w:r>
      <w:r w:rsidR="00CB75AD">
        <w:rPr>
          <w:lang w:val="en-US" w:eastAsia="de-DE"/>
        </w:rPr>
        <w:lastRenderedPageBreak/>
        <w:t>ble only in an interactive trial and error loop.</w:t>
      </w:r>
      <w:r w:rsidR="00B4490D">
        <w:rPr>
          <w:lang w:val="en-US" w:eastAsia="de-DE"/>
        </w:rPr>
        <w:t xml:space="preserve"> PSS was designed to support this interactive process as effectively as possible.</w:t>
      </w:r>
    </w:p>
    <w:p w:rsidR="0061788B" w:rsidRDefault="00100B8B" w:rsidP="00007408">
      <w:pPr>
        <w:rPr>
          <w:lang w:val="en-US" w:eastAsia="de-DE"/>
        </w:rPr>
      </w:pPr>
      <w:r>
        <w:rPr>
          <w:noProof/>
          <w:lang w:eastAsia="de-DE"/>
        </w:rPr>
        <w:drawing>
          <wp:inline distT="0" distB="0" distL="0" distR="0" wp14:anchorId="224F21CD" wp14:editId="50D08AD1">
            <wp:extent cx="5366439" cy="3837904"/>
            <wp:effectExtent l="0" t="0" r="571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_postproc-1-layer.PNG"/>
                    <pic:cNvPicPr/>
                  </pic:nvPicPr>
                  <pic:blipFill>
                    <a:blip r:embed="rId32">
                      <a:extLst>
                        <a:ext uri="{28A0092B-C50C-407E-A947-70E740481C1C}">
                          <a14:useLocalDpi xmlns:a14="http://schemas.microsoft.com/office/drawing/2010/main" val="0"/>
                        </a:ext>
                      </a:extLst>
                    </a:blip>
                    <a:stretch>
                      <a:fillRect/>
                    </a:stretch>
                  </pic:blipFill>
                  <pic:spPr>
                    <a:xfrm>
                      <a:off x="0" y="0"/>
                      <a:ext cx="5371733" cy="3841690"/>
                    </a:xfrm>
                    <a:prstGeom prst="rect">
                      <a:avLst/>
                    </a:prstGeom>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PSS offers to define and compare an arb</w:t>
      </w:r>
      <w:r>
        <w:rPr>
          <w:lang w:val="en-US" w:eastAsia="de-DE"/>
        </w:rPr>
        <w:t>i</w:t>
      </w:r>
      <w:r>
        <w:rPr>
          <w:lang w:val="en-US" w:eastAsia="de-DE"/>
        </w:rPr>
        <w:t xml:space="preserve">trary number of </w:t>
      </w:r>
      <w:r w:rsidR="00F56174">
        <w:rPr>
          <w:lang w:val="en-US" w:eastAsia="de-DE"/>
        </w:rPr>
        <w:t xml:space="preserve">processing </w:t>
      </w:r>
      <w:r>
        <w:rPr>
          <w:lang w:val="en-US" w:eastAsia="de-DE"/>
        </w:rPr>
        <w:t xml:space="preserve">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w:t>
      </w:r>
      <w:r w:rsidR="009143D6">
        <w:rPr>
          <w:lang w:val="en-US" w:eastAsia="de-DE"/>
        </w:rPr>
        <w:t>e</w:t>
      </w:r>
      <w:r w:rsidR="009143D6">
        <w:rPr>
          <w:lang w:val="en-US" w:eastAsia="de-DE"/>
        </w:rPr>
        <w:t>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w:t>
      </w:r>
      <w:ins w:id="406" w:author="rolf" w:date="2020-02-24T08:55:00Z">
        <w:r w:rsidR="00E95712">
          <w:rPr>
            <w:lang w:val="en-US" w:eastAsia="de-DE"/>
          </w:rPr>
          <w:t>For each processing version a</w:t>
        </w:r>
      </w:ins>
      <w:del w:id="407" w:author="rolf" w:date="2020-02-24T08:55:00Z">
        <w:r w:rsidR="00B4490D" w:rsidDel="00E95712">
          <w:rPr>
            <w:lang w:val="en-US" w:eastAsia="de-DE"/>
          </w:rPr>
          <w:delText>A</w:delText>
        </w:r>
      </w:del>
      <w:r w:rsidR="00B4490D">
        <w:rPr>
          <w:lang w:val="en-US" w:eastAsia="de-DE"/>
        </w:rPr>
        <w:t xml:space="preserve"> hie</w:t>
      </w:r>
      <w:r w:rsidR="00B4490D">
        <w:rPr>
          <w:lang w:val="en-US" w:eastAsia="de-DE"/>
        </w:rPr>
        <w:t>r</w:t>
      </w:r>
      <w:r w:rsidR="00B4490D">
        <w:rPr>
          <w:lang w:val="en-US" w:eastAsia="de-DE"/>
        </w:rPr>
        <w:t xml:space="preserve">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100B8B" w:rsidRDefault="00430BB6" w:rsidP="000A7954">
      <w:pPr>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0A7954" w:rsidRDefault="000A7954" w:rsidP="000A7954">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Pr>
          <w:lang w:val="en-US" w:eastAsia="de-DE"/>
        </w:rPr>
        <w:t>to</w:t>
      </w:r>
      <w:r w:rsidRPr="0061788B">
        <w:rPr>
          <w:lang w:val="en-US" w:eastAsia="de-DE"/>
        </w:rPr>
        <w:t xml:space="preserve"> the left shows the input image, with the sharpen</w:t>
      </w:r>
      <w:r>
        <w:rPr>
          <w:lang w:val="en-US" w:eastAsia="de-DE"/>
        </w:rPr>
        <w:t>ing model selected in the version manager</w:t>
      </w:r>
      <w:r w:rsidRPr="0061788B">
        <w:rPr>
          <w:lang w:val="en-US" w:eastAsia="de-DE"/>
        </w:rPr>
        <w:t xml:space="preserve"> being applied. If PSS is called for the first time,</w:t>
      </w:r>
      <w:r>
        <w:rPr>
          <w:lang w:val="en-US" w:eastAsia="de-DE"/>
        </w:rPr>
        <w:t xml:space="preserve"> in addition to the original image (Version “0”) it starts with an initial version 1, consisting of </w:t>
      </w:r>
      <w:r w:rsidRPr="0061788B">
        <w:rPr>
          <w:lang w:val="en-US" w:eastAsia="de-DE"/>
        </w:rPr>
        <w:t xml:space="preserve">a trivial single correction layer </w:t>
      </w:r>
      <w:r>
        <w:rPr>
          <w:lang w:val="en-US" w:eastAsia="de-DE"/>
        </w:rPr>
        <w:t>(</w:t>
      </w:r>
      <w:r w:rsidRPr="0061788B">
        <w:rPr>
          <w:lang w:val="en-US" w:eastAsia="de-DE"/>
        </w:rPr>
        <w:t>Radius = 1.0</w:t>
      </w:r>
      <w:r>
        <w:rPr>
          <w:lang w:val="en-US" w:eastAsia="de-DE"/>
        </w:rPr>
        <w:t xml:space="preserve">, Amount = 0., </w:t>
      </w:r>
      <w:r w:rsidRPr="0061788B">
        <w:rPr>
          <w:lang w:val="en-US" w:eastAsia="de-DE"/>
        </w:rPr>
        <w:t>i.e. no correction</w:t>
      </w:r>
      <w:r>
        <w:rPr>
          <w:lang w:val="en-US" w:eastAsia="de-DE"/>
        </w:rPr>
        <w:t xml:space="preserve"> is being applied, sharpening in all color channels)</w:t>
      </w:r>
      <w:r w:rsidRPr="0061788B">
        <w:rPr>
          <w:lang w:val="en-US" w:eastAsia="de-DE"/>
        </w:rPr>
        <w:t>.</w:t>
      </w:r>
    </w:p>
    <w:p w:rsidR="000A7954" w:rsidRDefault="000A7954" w:rsidP="000A7954">
      <w:pPr>
        <w:rPr>
          <w:ins w:id="408" w:author="rolf" w:date="2020-02-15T20:46:00Z"/>
          <w:lang w:val="en-US" w:eastAsia="de-DE"/>
        </w:rPr>
      </w:pPr>
      <w:r>
        <w:rPr>
          <w:lang w:val="en-US" w:eastAsia="de-DE"/>
        </w:rPr>
        <w:lastRenderedPageBreak/>
        <w:t>Layers are added / removed by pressing the buttons “Add correction layer” and “Remove”, respectively. When layer parameters are changed, the image viewer is updated immediately. In the case of large i</w:t>
      </w:r>
      <w:r>
        <w:rPr>
          <w:lang w:val="en-US" w:eastAsia="de-DE"/>
        </w:rPr>
        <w:t>m</w:t>
      </w:r>
      <w:r>
        <w:rPr>
          <w:lang w:val="en-US" w:eastAsia="de-DE"/>
        </w:rPr>
        <w:t>ages, a “busy” message appears in the status line until the update is finished.</w:t>
      </w:r>
    </w:p>
    <w:p w:rsidR="00390CF3" w:rsidRDefault="00390CF3" w:rsidP="000A7954">
      <w:pPr>
        <w:rPr>
          <w:lang w:val="en-US" w:eastAsia="de-DE"/>
        </w:rPr>
      </w:pPr>
      <w:moveToRangeStart w:id="409" w:author="rolf" w:date="2020-02-15T20:46:00Z" w:name="move32692023"/>
      <w:moveTo w:id="410" w:author="rolf" w:date="2020-02-15T20:46:00Z">
        <w:r>
          <w:rPr>
            <w:noProof/>
            <w:lang w:eastAsia="de-DE"/>
          </w:rPr>
          <w:drawing>
            <wp:inline distT="0" distB="0" distL="0" distR="0" wp14:anchorId="0A16EF82" wp14:editId="2CEEF21E">
              <wp:extent cx="5363917" cy="3837904"/>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_postproc-2-lay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68086" cy="3840887"/>
                      </a:xfrm>
                      <a:prstGeom prst="rect">
                        <a:avLst/>
                      </a:prstGeom>
                    </pic:spPr>
                  </pic:pic>
                </a:graphicData>
              </a:graphic>
            </wp:inline>
          </w:drawing>
        </w:r>
      </w:moveTo>
      <w:moveToRangeEnd w:id="409"/>
    </w:p>
    <w:p w:rsidR="00E95712" w:rsidRDefault="00E34FCB" w:rsidP="0061788B">
      <w:pPr>
        <w:rPr>
          <w:ins w:id="411" w:author="rolf" w:date="2020-02-24T08:57:00Z"/>
          <w:lang w:val="en-US" w:eastAsia="de-DE"/>
        </w:rPr>
      </w:pPr>
      <w:r>
        <w:rPr>
          <w:lang w:val="en-US" w:eastAsia="de-DE"/>
        </w:rPr>
        <w:t xml:space="preserve">In the </w:t>
      </w:r>
      <w:del w:id="412" w:author="rolf" w:date="2020-02-15T20:47:00Z">
        <w:r w:rsidR="000A7954" w:rsidDel="00390CF3">
          <w:rPr>
            <w:lang w:val="en-US" w:eastAsia="de-DE"/>
          </w:rPr>
          <w:delText xml:space="preserve">following </w:delText>
        </w:r>
      </w:del>
      <w:ins w:id="413" w:author="rolf" w:date="2020-02-15T20:47:00Z">
        <w:r w:rsidR="00390CF3">
          <w:rPr>
            <w:lang w:val="en-US" w:eastAsia="de-DE"/>
          </w:rPr>
          <w:t xml:space="preserve"> </w:t>
        </w:r>
      </w:ins>
      <w:r w:rsidR="000A7954">
        <w:rPr>
          <w:lang w:val="en-US" w:eastAsia="de-DE"/>
        </w:rPr>
        <w:t>example</w:t>
      </w:r>
      <w:ins w:id="414" w:author="rolf" w:date="2020-02-15T20:47:00Z">
        <w:r w:rsidR="00390CF3">
          <w:rPr>
            <w:lang w:val="en-US" w:eastAsia="de-DE"/>
          </w:rPr>
          <w:t xml:space="preserve"> above</w:t>
        </w:r>
      </w:ins>
      <w:r>
        <w:rPr>
          <w:lang w:val="en-US" w:eastAsia="de-DE"/>
        </w:rPr>
        <w:t xml:space="preserve"> a second layer (with a negative amount) was added to remove high-frequency noise in the luminance channel.</w:t>
      </w:r>
      <w:r w:rsidR="000A7954" w:rsidRPr="000A7954">
        <w:rPr>
          <w:lang w:val="en-US" w:eastAsia="de-DE"/>
        </w:rPr>
        <w:t xml:space="preserve"> </w:t>
      </w:r>
      <w:r w:rsidR="000A7954">
        <w:rPr>
          <w:lang w:val="en-US" w:eastAsia="de-DE"/>
        </w:rPr>
        <w:t>The viewer’s zoom function is used to look at the filter effect in detail</w:t>
      </w:r>
      <w:ins w:id="415" w:author="rolf" w:date="2020-02-24T08:56:00Z">
        <w:r w:rsidR="00E95712">
          <w:rPr>
            <w:lang w:val="en-US" w:eastAsia="de-DE"/>
          </w:rPr>
          <w:t>.</w:t>
        </w:r>
      </w:ins>
    </w:p>
    <w:p w:rsidR="00E34FCB" w:rsidDel="00390CF3" w:rsidRDefault="00E95712" w:rsidP="00E34FCB">
      <w:pPr>
        <w:rPr>
          <w:del w:id="416" w:author="rolf" w:date="2020-02-15T20:47:00Z"/>
          <w:lang w:val="en-US" w:eastAsia="de-DE"/>
        </w:rPr>
      </w:pPr>
      <w:ins w:id="417" w:author="rolf" w:date="2020-02-24T08:57:00Z">
        <w:r>
          <w:rPr>
            <w:lang w:val="en-US" w:eastAsia="de-DE"/>
          </w:rPr>
          <w:t>When the user presses the version manager button “New”, a new version</w:t>
        </w:r>
      </w:ins>
      <w:ins w:id="418" w:author="rolf" w:date="2020-02-24T08:58:00Z">
        <w:r>
          <w:rPr>
            <w:lang w:val="en-US" w:eastAsia="de-DE"/>
          </w:rPr>
          <w:t xml:space="preserve"> with the same parameter se</w:t>
        </w:r>
        <w:r>
          <w:rPr>
            <w:lang w:val="en-US" w:eastAsia="de-DE"/>
          </w:rPr>
          <w:t>t</w:t>
        </w:r>
        <w:r>
          <w:rPr>
            <w:lang w:val="en-US" w:eastAsia="de-DE"/>
          </w:rPr>
          <w:t>tings as the version currently selected</w:t>
        </w:r>
      </w:ins>
      <w:ins w:id="419" w:author="rolf" w:date="2020-02-24T08:57:00Z">
        <w:r>
          <w:rPr>
            <w:lang w:val="en-US" w:eastAsia="de-DE"/>
          </w:rPr>
          <w:t xml:space="preserve"> is appended to the ve</w:t>
        </w:r>
        <w:r>
          <w:rPr>
            <w:lang w:val="en-US" w:eastAsia="de-DE"/>
          </w:rPr>
          <w:t>r</w:t>
        </w:r>
        <w:r>
          <w:rPr>
            <w:lang w:val="en-US" w:eastAsia="de-DE"/>
          </w:rPr>
          <w:t>sion list</w:t>
        </w:r>
      </w:ins>
      <w:ins w:id="420" w:author="rolf" w:date="2020-02-24T09:00:00Z">
        <w:r>
          <w:rPr>
            <w:lang w:val="en-US" w:eastAsia="de-DE"/>
          </w:rPr>
          <w:t xml:space="preserve">, and the version selector </w:t>
        </w:r>
      </w:ins>
      <w:ins w:id="421" w:author="rolf" w:date="2020-02-24T09:01:00Z">
        <w:r>
          <w:rPr>
            <w:lang w:val="en-US" w:eastAsia="de-DE"/>
          </w:rPr>
          <w:t>switches</w:t>
        </w:r>
      </w:ins>
      <w:ins w:id="422" w:author="rolf" w:date="2020-02-24T09:00:00Z">
        <w:r>
          <w:rPr>
            <w:lang w:val="en-US" w:eastAsia="de-DE"/>
          </w:rPr>
          <w:t xml:space="preserve"> to the new version.</w:t>
        </w:r>
      </w:ins>
      <w:ins w:id="423" w:author="rolf" w:date="2020-02-24T08:57:00Z">
        <w:r>
          <w:rPr>
            <w:lang w:val="en-US" w:eastAsia="de-DE"/>
          </w:rPr>
          <w:t xml:space="preserve"> </w:t>
        </w:r>
      </w:ins>
      <w:ins w:id="424" w:author="rolf" w:date="2020-02-24T08:58:00Z">
        <w:r>
          <w:rPr>
            <w:lang w:val="en-US" w:eastAsia="de-DE"/>
          </w:rPr>
          <w:t xml:space="preserve">This </w:t>
        </w:r>
      </w:ins>
      <w:ins w:id="425" w:author="rolf" w:date="2020-02-24T09:01:00Z">
        <w:r>
          <w:rPr>
            <w:lang w:val="en-US" w:eastAsia="de-DE"/>
          </w:rPr>
          <w:t>makes it easy to create variants of existing versions</w:t>
        </w:r>
        <w:r w:rsidR="00E94FE0">
          <w:rPr>
            <w:lang w:val="en-US" w:eastAsia="de-DE"/>
          </w:rPr>
          <w:t xml:space="preserve"> and compare them with the version they were derived from.</w:t>
        </w:r>
      </w:ins>
      <w:del w:id="426" w:author="rolf" w:date="2020-02-24T08:56:00Z">
        <w:r w:rsidR="000A7954" w:rsidDel="00E95712">
          <w:rPr>
            <w:lang w:val="en-US" w:eastAsia="de-DE"/>
          </w:rPr>
          <w:delText>:</w:delText>
        </w:r>
      </w:del>
    </w:p>
    <w:p w:rsidR="000A7954" w:rsidRDefault="000A7954" w:rsidP="0061788B">
      <w:pPr>
        <w:rPr>
          <w:lang w:val="en-US" w:eastAsia="de-DE"/>
        </w:rPr>
      </w:pPr>
      <w:moveFromRangeStart w:id="427" w:author="rolf" w:date="2020-02-15T20:46:00Z" w:name="move32692023"/>
      <w:moveFrom w:id="428" w:author="rolf" w:date="2020-02-15T20:46:00Z">
        <w:r w:rsidDel="00390CF3">
          <w:rPr>
            <w:noProof/>
            <w:lang w:eastAsia="de-DE"/>
          </w:rPr>
          <w:drawing>
            <wp:inline distT="0" distB="0" distL="0" distR="0" wp14:anchorId="52FAE6C1" wp14:editId="7E736854">
              <wp:extent cx="5692462" cy="4072979"/>
              <wp:effectExtent l="0" t="0" r="3810" b="381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_postproc-2-lay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92549" cy="4073042"/>
                      </a:xfrm>
                      <a:prstGeom prst="rect">
                        <a:avLst/>
                      </a:prstGeom>
                    </pic:spPr>
                  </pic:pic>
                </a:graphicData>
              </a:graphic>
            </wp:inline>
          </w:drawing>
        </w:r>
      </w:moveFrom>
      <w:moveFromRangeEnd w:id="427"/>
    </w:p>
    <w:p w:rsidR="000A7954" w:rsidRDefault="000A7954" w:rsidP="000A7954">
      <w:pPr>
        <w:rPr>
          <w:lang w:val="en-US" w:eastAsia="de-DE"/>
        </w:rPr>
      </w:pPr>
      <w:r>
        <w:rPr>
          <w:lang w:val="en-US" w:eastAsia="de-DE"/>
        </w:rPr>
        <w:t>Different versions can be compared with each other using the “blink comparator”. First, in addition to the selected version, another version is chosen in the spin box on the right. When both versions are set, checking the “Blink compare with” box causes the viewer to alternate between them. The number of the version currently displayed in the viewer is shown in red. While the blink comparator is running, the layer parameters of the selected version can be changed. Layers can be added or removed. Even the selection of the two versions displayed can be changed. Last but not least, as with all PSS viewers, zooming and panning can be used to inspect the effect of the sharpening model in detail.</w:t>
      </w:r>
    </w:p>
    <w:p w:rsidR="00E34FCB" w:rsidRDefault="00E34FCB" w:rsidP="0061788B">
      <w:pPr>
        <w:rPr>
          <w:lang w:val="en-US" w:eastAsia="de-DE"/>
        </w:rPr>
      </w:pPr>
      <w:r>
        <w:rPr>
          <w:noProof/>
          <w:lang w:eastAsia="de-DE"/>
        </w:rPr>
        <w:drawing>
          <wp:inline distT="0" distB="0" distL="0" distR="0" wp14:anchorId="143CFEFC" wp14:editId="030ECAF7">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4">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14:anchorId="698D08CB" wp14:editId="62975440">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35">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0E5950" w:rsidRDefault="00055753" w:rsidP="00007408">
      <w:pPr>
        <w:rPr>
          <w:lang w:val="en-US" w:eastAsia="de-DE"/>
        </w:rPr>
      </w:pPr>
      <w:r>
        <w:rPr>
          <w:lang w:val="en-US" w:eastAsia="de-DE"/>
        </w:rPr>
        <w:lastRenderedPageBreak/>
        <w:t xml:space="preserve">Once the user is satisfied with the selected version, pressing the “OK” button </w:t>
      </w:r>
      <w:r w:rsidR="00AE7387">
        <w:rPr>
          <w:lang w:val="en-US" w:eastAsia="de-DE"/>
        </w:rPr>
        <w:t>triggers</w:t>
      </w:r>
      <w:r>
        <w:rPr>
          <w:lang w:val="en-US" w:eastAsia="de-DE"/>
        </w:rPr>
        <w:t xml:space="preserve"> PSS to save this i</w:t>
      </w:r>
      <w:r>
        <w:rPr>
          <w:lang w:val="en-US" w:eastAsia="de-DE"/>
        </w:rPr>
        <w:t>m</w:t>
      </w:r>
      <w:r>
        <w:rPr>
          <w:lang w:val="en-US" w:eastAsia="de-DE"/>
        </w:rPr>
        <w:t xml:space="preserve">age version along with the input image (as a 16bit </w:t>
      </w:r>
      <w:ins w:id="429" w:author="rolf" w:date="2020-02-15T20:20:00Z">
        <w:r w:rsidR="00EE4DB7">
          <w:rPr>
            <w:lang w:val="en-US" w:eastAsia="de-DE"/>
          </w:rPr>
          <w:t>.</w:t>
        </w:r>
        <w:proofErr w:type="spellStart"/>
        <w:r w:rsidR="00EE4DB7">
          <w:rPr>
            <w:lang w:val="en-US" w:eastAsia="de-DE"/>
          </w:rPr>
          <w:t>png</w:t>
        </w:r>
        <w:proofErr w:type="spellEnd"/>
        <w:r w:rsidR="00EE4DB7">
          <w:rPr>
            <w:lang w:val="en-US" w:eastAsia="de-DE"/>
          </w:rPr>
          <w:t xml:space="preserve">, </w:t>
        </w:r>
      </w:ins>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w:t>
      </w:r>
      <w:ins w:id="430" w:author="rolf" w:date="2020-02-15T20:20:00Z">
        <w:r w:rsidR="00EE4DB7">
          <w:rPr>
            <w:lang w:val="en-US" w:eastAsia="de-DE"/>
          </w:rPr>
          <w:t>png / .</w:t>
        </w:r>
      </w:ins>
      <w:r>
        <w:rPr>
          <w:lang w:val="en-US" w:eastAsia="de-DE"/>
        </w:rPr>
        <w:t>tiff</w:t>
      </w:r>
      <w:del w:id="431" w:author="rolf" w:date="2020-02-15T20:20:00Z">
        <w:r w:rsidDel="00EE4DB7">
          <w:rPr>
            <w:lang w:val="en-US" w:eastAsia="de-DE"/>
          </w:rPr>
          <w:delText>”</w:delText>
        </w:r>
        <w:r w:rsidR="00B250FF" w:rsidDel="00EE4DB7">
          <w:rPr>
            <w:lang w:val="en-US" w:eastAsia="de-DE"/>
          </w:rPr>
          <w:delText xml:space="preserve"> or “_gpp</w:delText>
        </w:r>
      </w:del>
      <w:ins w:id="432" w:author="rolf" w:date="2020-02-15T20:20:00Z">
        <w:r w:rsidR="00EE4DB7">
          <w:rPr>
            <w:lang w:val="en-US" w:eastAsia="de-DE"/>
          </w:rPr>
          <w:t xml:space="preserve"> / </w:t>
        </w:r>
      </w:ins>
      <w:r w:rsidR="00B250FF">
        <w:rPr>
          <w:lang w:val="en-US" w:eastAsia="de-DE"/>
        </w:rPr>
        <w:t>.fits”</w:t>
      </w:r>
      <w:r>
        <w:rPr>
          <w:lang w:val="en-US" w:eastAsia="de-DE"/>
        </w:rPr>
        <w:t xml:space="preserve">. The parameters </w:t>
      </w:r>
      <w:r w:rsidR="00A707B1">
        <w:rPr>
          <w:lang w:val="en-US" w:eastAsia="de-DE"/>
        </w:rPr>
        <w:t xml:space="preserve">of all </w:t>
      </w:r>
      <w:proofErr w:type="spellStart"/>
      <w:r w:rsidR="00A707B1">
        <w:rPr>
          <w:lang w:val="en-US" w:eastAsia="de-DE"/>
        </w:rPr>
        <w:t>postpr</w:t>
      </w:r>
      <w:r w:rsidR="00A707B1">
        <w:rPr>
          <w:lang w:val="en-US" w:eastAsia="de-DE"/>
        </w:rPr>
        <w:t>o</w:t>
      </w:r>
      <w:r w:rsidR="00A707B1">
        <w:rPr>
          <w:lang w:val="en-US" w:eastAsia="de-DE"/>
        </w:rPr>
        <w:t>cessing</w:t>
      </w:r>
      <w:proofErr w:type="spellEnd"/>
      <w:r w:rsidR="00A707B1">
        <w:rPr>
          <w:lang w:val="en-US" w:eastAsia="de-DE"/>
        </w:rPr>
        <w:t xml:space="preserve"> versions </w:t>
      </w:r>
      <w:r>
        <w:rPr>
          <w:lang w:val="en-US" w:eastAsia="de-DE"/>
        </w:rPr>
        <w:t>and the number of the selec</w:t>
      </w:r>
      <w:r>
        <w:rPr>
          <w:lang w:val="en-US" w:eastAsia="de-DE"/>
        </w:rPr>
        <w:t>t</w:t>
      </w:r>
      <w:r>
        <w:rPr>
          <w:lang w:val="en-US" w:eastAsia="de-DE"/>
        </w:rPr>
        <w:t xml:space="preserve">ed version are saved in the configuration file. When the </w:t>
      </w:r>
      <w:proofErr w:type="spellStart"/>
      <w:r>
        <w:rPr>
          <w:lang w:val="en-US" w:eastAsia="de-DE"/>
        </w:rPr>
        <w:t>pos</w:t>
      </w:r>
      <w:r>
        <w:rPr>
          <w:lang w:val="en-US" w:eastAsia="de-DE"/>
        </w:rPr>
        <w:t>t</w:t>
      </w:r>
      <w:r>
        <w:rPr>
          <w:lang w:val="en-US" w:eastAsia="de-DE"/>
        </w:rPr>
        <w:t>processing</w:t>
      </w:r>
      <w:proofErr w:type="spellEnd"/>
      <w:r>
        <w:rPr>
          <w:lang w:val="en-US" w:eastAsia="de-DE"/>
        </w:rPr>
        <w:t xml:space="preserve"> view opens next time, all versions and the s</w:t>
      </w:r>
      <w:r>
        <w:rPr>
          <w:lang w:val="en-US" w:eastAsia="de-DE"/>
        </w:rPr>
        <w:t>e</w:t>
      </w:r>
      <w:r>
        <w:rPr>
          <w:lang w:val="en-US" w:eastAsia="de-DE"/>
        </w:rPr>
        <w:t>lection index are r</w:t>
      </w:r>
      <w:r>
        <w:rPr>
          <w:lang w:val="en-US" w:eastAsia="de-DE"/>
        </w:rPr>
        <w:t>e</w:t>
      </w:r>
      <w:r>
        <w:rPr>
          <w:lang w:val="en-US" w:eastAsia="de-DE"/>
        </w:rPr>
        <w:t>stored.</w:t>
      </w:r>
    </w:p>
    <w:p w:rsidR="00E34FCB" w:rsidRDefault="00871260" w:rsidP="00007408">
      <w:pPr>
        <w:rPr>
          <w:lang w:val="en-US" w:eastAsia="de-DE"/>
        </w:rPr>
      </w:pPr>
      <w:r>
        <w:rPr>
          <w:noProof/>
          <w:lang w:eastAsia="de-DE"/>
        </w:rPr>
        <w:drawing>
          <wp:anchor distT="0" distB="0" distL="114300" distR="114300" simplePos="0" relativeHeight="251708416" behindDoc="0" locked="0" layoutInCell="1" allowOverlap="1" wp14:anchorId="3D8D4724" wp14:editId="6FEEF9F4">
            <wp:simplePos x="0" y="0"/>
            <wp:positionH relativeFrom="column">
              <wp:posOffset>1270</wp:posOffset>
            </wp:positionH>
            <wp:positionV relativeFrom="paragraph">
              <wp:posOffset>-466725</wp:posOffset>
            </wp:positionV>
            <wp:extent cx="4410075" cy="3155315"/>
            <wp:effectExtent l="0" t="0" r="9525" b="6985"/>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_postproc-save-as.PNG"/>
                    <pic:cNvPicPr/>
                  </pic:nvPicPr>
                  <pic:blipFill>
                    <a:blip r:embed="rId36">
                      <a:extLst>
                        <a:ext uri="{28A0092B-C50C-407E-A947-70E740481C1C}">
                          <a14:useLocalDpi xmlns:a14="http://schemas.microsoft.com/office/drawing/2010/main" val="0"/>
                        </a:ext>
                      </a:extLst>
                    </a:blip>
                    <a:stretch>
                      <a:fillRect/>
                    </a:stretch>
                  </pic:blipFill>
                  <pic:spPr>
                    <a:xfrm>
                      <a:off x="0" y="0"/>
                      <a:ext cx="4410075" cy="3155315"/>
                    </a:xfrm>
                    <a:prstGeom prst="rect">
                      <a:avLst/>
                    </a:prstGeom>
                  </pic:spPr>
                </pic:pic>
              </a:graphicData>
            </a:graphic>
            <wp14:sizeRelH relativeFrom="margin">
              <wp14:pctWidth>0</wp14:pctWidth>
            </wp14:sizeRelH>
            <wp14:sizeRelV relativeFrom="margin">
              <wp14:pctHeight>0</wp14:pctHeight>
            </wp14:sizeRelV>
          </wp:anchor>
        </w:drawing>
      </w:r>
      <w:r w:rsidR="00054C13">
        <w:rPr>
          <w:lang w:val="en-US" w:eastAsia="de-DE"/>
        </w:rPr>
        <w:t xml:space="preserve">Additionally, the user can save the selected </w:t>
      </w:r>
      <w:proofErr w:type="spellStart"/>
      <w:r w:rsidR="00054C13">
        <w:rPr>
          <w:lang w:val="en-US" w:eastAsia="de-DE"/>
        </w:rPr>
        <w:t>postprocessing</w:t>
      </w:r>
      <w:proofErr w:type="spellEnd"/>
      <w:r w:rsidR="00054C13">
        <w:rPr>
          <w:lang w:val="en-US" w:eastAsia="de-DE"/>
        </w:rPr>
        <w:t xml:space="preserve"> ve</w:t>
      </w:r>
      <w:r w:rsidR="00054C13">
        <w:rPr>
          <w:lang w:val="en-US" w:eastAsia="de-DE"/>
        </w:rPr>
        <w:t>r</w:t>
      </w:r>
      <w:r w:rsidR="00054C13">
        <w:rPr>
          <w:lang w:val="en-US" w:eastAsia="de-DE"/>
        </w:rPr>
        <w:t>sion to an arbitrary file system location by pressing the “Save as” button.</w:t>
      </w: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w:t>
      </w:r>
      <w:r>
        <w:rPr>
          <w:lang w:val="en-US" w:eastAsia="de-DE"/>
        </w:rPr>
        <w:t>a</w:t>
      </w:r>
      <w:r>
        <w:rPr>
          <w:lang w:val="en-US" w:eastAsia="de-DE"/>
        </w:rPr>
        <w:t>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E56E8E">
        <w:rPr>
          <w:lang w:val="en-US" w:eastAsia="de-DE"/>
        </w:rPr>
        <w:t>4.1</w:t>
      </w:r>
      <w:r w:rsidR="00AE7387">
        <w:rPr>
          <w:lang w:val="en-US" w:eastAsia="de-DE"/>
        </w:rPr>
        <w:fldChar w:fldCharType="end"/>
      </w:r>
      <w:r w:rsidR="00AE7387">
        <w:rPr>
          <w:lang w:val="en-US" w:eastAsia="de-DE"/>
        </w:rPr>
        <w:t>).</w:t>
      </w:r>
      <w:r>
        <w:rPr>
          <w:lang w:val="en-US" w:eastAsia="de-DE"/>
        </w:rPr>
        <w:t>.</w:t>
      </w:r>
    </w:p>
    <w:p w:rsidR="00871260" w:rsidDel="006A153C" w:rsidRDefault="00871260" w:rsidP="00007408">
      <w:pPr>
        <w:rPr>
          <w:del w:id="433" w:author="rolf" w:date="2020-02-24T09:33:00Z"/>
          <w:lang w:val="en-US" w:eastAsia="de-DE"/>
        </w:rPr>
      </w:pPr>
    </w:p>
    <w:p w:rsidR="003214BE" w:rsidRDefault="000D544A" w:rsidP="003214BE">
      <w:pPr>
        <w:pStyle w:val="berschrift3"/>
        <w:rPr>
          <w:lang w:val="en-US"/>
        </w:rPr>
      </w:pPr>
      <w:bookmarkStart w:id="434" w:name="_Toc22028288"/>
      <w:r>
        <w:rPr>
          <w:lang w:val="en-US"/>
        </w:rPr>
        <w:t>End of Program</w:t>
      </w:r>
      <w:bookmarkEnd w:id="434"/>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14:anchorId="65353DEA" wp14:editId="4695145F">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37">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435" w:name="_Ref434581650"/>
      <w:bookmarkStart w:id="436" w:name="_Ref436211928"/>
      <w:bookmarkStart w:id="437" w:name="_Ref436228182"/>
      <w:bookmarkStart w:id="438" w:name="_Ref436836357"/>
      <w:bookmarkStart w:id="439" w:name="_Toc8806998"/>
      <w:bookmarkStart w:id="440" w:name="_Toc22028289"/>
      <w:bookmarkStart w:id="441" w:name="_Ref30184851"/>
      <w:r>
        <w:rPr>
          <w:lang w:val="en-US"/>
        </w:rPr>
        <w:lastRenderedPageBreak/>
        <w:t>Appendix</w:t>
      </w:r>
      <w:r w:rsidRPr="002B5809">
        <w:rPr>
          <w:lang w:val="en-US"/>
        </w:rPr>
        <w:t xml:space="preserve"> A: </w:t>
      </w:r>
      <w:bookmarkEnd w:id="435"/>
      <w:bookmarkEnd w:id="436"/>
      <w:bookmarkEnd w:id="437"/>
      <w:bookmarkEnd w:id="438"/>
      <w:bookmarkEnd w:id="439"/>
      <w:r w:rsidR="005758B1">
        <w:rPr>
          <w:lang w:val="en-US"/>
        </w:rPr>
        <w:t>Configuration Parameters</w:t>
      </w:r>
      <w:bookmarkEnd w:id="440"/>
      <w:bookmarkEnd w:id="441"/>
    </w:p>
    <w:p w:rsidR="00A22753" w:rsidRDefault="00A22753" w:rsidP="00A22753">
      <w:pPr>
        <w:spacing w:after="0" w:line="240" w:lineRule="auto"/>
        <w:rPr>
          <w:lang w:val="en-US"/>
        </w:rPr>
      </w:pPr>
      <w:r>
        <w:rPr>
          <w:lang w:val="en-US"/>
        </w:rPr>
        <w:t xml:space="preserve">The configuration dialog allows entering user-specific values for various parameters. </w:t>
      </w:r>
      <w:del w:id="442" w:author="rolf" w:date="2020-02-24T09:08:00Z">
        <w:r w:rsidDel="00E94FE0">
          <w:rPr>
            <w:lang w:val="en-US"/>
          </w:rPr>
          <w:delText>They are a</w:delText>
        </w:r>
        <w:r w:rsidDel="00E94FE0">
          <w:rPr>
            <w:lang w:val="en-US"/>
          </w:rPr>
          <w:delText>r</w:delText>
        </w:r>
        <w:r w:rsidDel="00E94FE0">
          <w:rPr>
            <w:lang w:val="en-US"/>
          </w:rPr>
          <w:delText>ranged</w:delText>
        </w:r>
      </w:del>
      <w:ins w:id="443" w:author="rolf" w:date="2020-02-24T09:08:00Z">
        <w:r w:rsidR="00E94FE0">
          <w:rPr>
            <w:lang w:val="en-US"/>
          </w:rPr>
          <w:t>The dialog is org</w:t>
        </w:r>
        <w:r w:rsidR="00E94FE0">
          <w:rPr>
            <w:lang w:val="en-US"/>
          </w:rPr>
          <w:t>a</w:t>
        </w:r>
        <w:r w:rsidR="00E94FE0">
          <w:rPr>
            <w:lang w:val="en-US"/>
          </w:rPr>
          <w:t xml:space="preserve">nized as a </w:t>
        </w:r>
      </w:ins>
      <w:ins w:id="444" w:author="rolf" w:date="2020-02-24T09:09:00Z">
        <w:r w:rsidR="00E94FE0">
          <w:rPr>
            <w:lang w:val="en-US"/>
          </w:rPr>
          <w:t>“tabbed pane”, the four sections</w:t>
        </w:r>
      </w:ins>
      <w:ins w:id="445" w:author="rolf" w:date="2020-02-24T09:10:00Z">
        <w:r w:rsidR="00E94FE0">
          <w:rPr>
            <w:lang w:val="en-US"/>
          </w:rPr>
          <w:t xml:space="preserve"> of which</w:t>
        </w:r>
      </w:ins>
      <w:ins w:id="446" w:author="rolf" w:date="2020-02-24T09:09:00Z">
        <w:r w:rsidR="00E94FE0">
          <w:rPr>
            <w:lang w:val="en-US"/>
          </w:rPr>
          <w:t xml:space="preserve"> </w:t>
        </w:r>
      </w:ins>
      <w:del w:id="447" w:author="rolf" w:date="2020-02-24T09:09:00Z">
        <w:r w:rsidDel="00E94FE0">
          <w:rPr>
            <w:lang w:val="en-US"/>
          </w:rPr>
          <w:delText xml:space="preserve"> in the following grou</w:delText>
        </w:r>
        <w:r w:rsidDel="00E94FE0">
          <w:rPr>
            <w:lang w:val="en-US"/>
          </w:rPr>
          <w:delText>p</w:delText>
        </w:r>
        <w:r w:rsidDel="00E94FE0">
          <w:rPr>
            <w:lang w:val="en-US"/>
          </w:rPr>
          <w:delText>s</w:delText>
        </w:r>
      </w:del>
      <w:ins w:id="448" w:author="rolf" w:date="2020-02-24T09:09:00Z">
        <w:r w:rsidR="00E94FE0">
          <w:rPr>
            <w:lang w:val="en-US"/>
          </w:rPr>
          <w:t>contain</w:t>
        </w:r>
      </w:ins>
      <w:r>
        <w:rPr>
          <w:lang w:val="en-US"/>
        </w:rPr>
        <w:t>:</w:t>
      </w:r>
    </w:p>
    <w:p w:rsidR="00A22753" w:rsidRPr="002B5809" w:rsidRDefault="00A22753" w:rsidP="00A22753">
      <w:pPr>
        <w:spacing w:after="0" w:line="240" w:lineRule="auto"/>
        <w:rPr>
          <w:lang w:val="en-US"/>
        </w:rPr>
      </w:pPr>
    </w:p>
    <w:p w:rsidR="00E94FE0" w:rsidRDefault="00E94FE0" w:rsidP="00A22753">
      <w:pPr>
        <w:pStyle w:val="Listenabsatz"/>
        <w:numPr>
          <w:ilvl w:val="0"/>
          <w:numId w:val="3"/>
        </w:numPr>
        <w:rPr>
          <w:ins w:id="449" w:author="rolf" w:date="2020-02-24T09:03:00Z"/>
          <w:lang w:val="en-US" w:eastAsia="de-DE"/>
        </w:rPr>
      </w:pPr>
      <w:moveToRangeStart w:id="450" w:author="rolf" w:date="2020-02-24T09:03:00Z" w:name="move33427445"/>
      <w:moveTo w:id="451" w:author="rolf" w:date="2020-02-24T09:03:00Z">
        <w:r>
          <w:rPr>
            <w:lang w:val="en-US" w:eastAsia="de-DE"/>
          </w:rPr>
          <w:t>Workflow parameters</w:t>
        </w:r>
      </w:moveTo>
      <w:moveToRangeEnd w:id="450"/>
      <w:ins w:id="452" w:author="rolf" w:date="2020-02-24T09:10:00Z">
        <w:r>
          <w:rPr>
            <w:lang w:val="en-US" w:eastAsia="de-DE"/>
          </w:rPr>
          <w:t>,</w:t>
        </w:r>
      </w:ins>
    </w:p>
    <w:p w:rsidR="00A22753" w:rsidRDefault="00A22753" w:rsidP="00A22753">
      <w:pPr>
        <w:pStyle w:val="Listenabsatz"/>
        <w:numPr>
          <w:ilvl w:val="0"/>
          <w:numId w:val="3"/>
        </w:numPr>
        <w:rPr>
          <w:lang w:val="en-US" w:eastAsia="de-DE"/>
        </w:rPr>
      </w:pPr>
      <w:r>
        <w:rPr>
          <w:lang w:val="en-US" w:eastAsia="de-DE"/>
        </w:rPr>
        <w:t>Frame-related parameters</w:t>
      </w:r>
      <w:ins w:id="453" w:author="rolf" w:date="2020-02-24T09:10:00Z">
        <w:r w:rsidR="00E94FE0">
          <w:rPr>
            <w:lang w:val="en-US" w:eastAsia="de-DE"/>
          </w:rPr>
          <w:t>,</w:t>
        </w:r>
      </w:ins>
    </w:p>
    <w:p w:rsidR="00A22753" w:rsidRDefault="00A22753" w:rsidP="00A22753">
      <w:pPr>
        <w:pStyle w:val="Listenabsatz"/>
        <w:numPr>
          <w:ilvl w:val="0"/>
          <w:numId w:val="3"/>
        </w:numPr>
        <w:rPr>
          <w:lang w:val="en-US" w:eastAsia="de-DE"/>
        </w:rPr>
      </w:pPr>
      <w:r>
        <w:rPr>
          <w:lang w:val="en-US" w:eastAsia="de-DE"/>
        </w:rPr>
        <w:t>Multipoint alignment parameters</w:t>
      </w:r>
      <w:ins w:id="454" w:author="rolf" w:date="2020-02-24T09:10:00Z">
        <w:r w:rsidR="00E94FE0">
          <w:rPr>
            <w:lang w:val="en-US" w:eastAsia="de-DE"/>
          </w:rPr>
          <w:t>,</w:t>
        </w:r>
      </w:ins>
    </w:p>
    <w:p w:rsidR="00A22753" w:rsidDel="00E94FE0" w:rsidRDefault="00A22753" w:rsidP="00A22753">
      <w:pPr>
        <w:pStyle w:val="Listenabsatz"/>
        <w:numPr>
          <w:ilvl w:val="0"/>
          <w:numId w:val="3"/>
        </w:numPr>
        <w:rPr>
          <w:del w:id="455" w:author="rolf" w:date="2020-02-24T09:03:00Z"/>
          <w:lang w:val="en-US" w:eastAsia="de-DE"/>
        </w:rPr>
      </w:pPr>
      <w:r>
        <w:rPr>
          <w:lang w:val="en-US" w:eastAsia="de-DE"/>
        </w:rPr>
        <w:t>Stacking parameters</w:t>
      </w:r>
      <w:ins w:id="456" w:author="rolf" w:date="2020-02-24T09:10:00Z">
        <w:r w:rsidR="00E94FE0">
          <w:rPr>
            <w:lang w:val="en-US" w:eastAsia="de-DE"/>
          </w:rPr>
          <w:t>.</w:t>
        </w:r>
      </w:ins>
    </w:p>
    <w:p w:rsidR="00A22753" w:rsidRPr="000C521D" w:rsidDel="00E94FE0" w:rsidRDefault="00A22753" w:rsidP="000C521D">
      <w:pPr>
        <w:pStyle w:val="Listenabsatz"/>
        <w:numPr>
          <w:ilvl w:val="0"/>
          <w:numId w:val="3"/>
        </w:numPr>
        <w:rPr>
          <w:del w:id="457" w:author="rolf" w:date="2020-02-24T09:04:00Z"/>
          <w:lang w:val="en-US" w:eastAsia="de-DE"/>
        </w:rPr>
      </w:pPr>
      <w:moveFromRangeStart w:id="458" w:author="rolf" w:date="2020-02-24T09:03:00Z" w:name="move33427445"/>
      <w:moveFrom w:id="459" w:author="rolf" w:date="2020-02-24T09:03:00Z">
        <w:r w:rsidRPr="000C521D" w:rsidDel="00E94FE0">
          <w:rPr>
            <w:lang w:val="en-US" w:eastAsia="de-DE"/>
          </w:rPr>
          <w:t>Workflow parameters</w:t>
        </w:r>
      </w:moveFrom>
      <w:moveFromRangeEnd w:id="458"/>
    </w:p>
    <w:p w:rsidR="00A22753" w:rsidRPr="000C521D" w:rsidRDefault="000F24EF" w:rsidP="00A22753">
      <w:pPr>
        <w:pStyle w:val="Listenabsatz"/>
        <w:numPr>
          <w:ilvl w:val="0"/>
          <w:numId w:val="3"/>
        </w:numPr>
        <w:rPr>
          <w:lang w:val="en-US" w:eastAsia="de-DE"/>
        </w:rPr>
        <w:pPrChange w:id="460" w:author="rolf" w:date="2020-02-24T09:04:00Z">
          <w:pPr/>
        </w:pPrChange>
      </w:pPr>
      <w:moveFromRangeStart w:id="461" w:author="rolf" w:date="2020-02-24T09:04:00Z" w:name="move33427475"/>
      <w:moveFrom w:id="462" w:author="rolf" w:date="2020-02-24T09:04:00Z">
        <w:r w:rsidDel="00E94FE0">
          <w:rPr>
            <w:noProof/>
            <w:lang w:eastAsia="de-DE"/>
          </w:rPr>
          <w:drawing>
            <wp:inline distT="0" distB="0" distL="0" distR="0" wp14:anchorId="4CF0B1D8" wp14:editId="48E38E99">
              <wp:extent cx="5760720" cy="398716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parameters.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moveFrom>
      <w:moveFromRangeEnd w:id="461"/>
    </w:p>
    <w:p w:rsidR="00A22753" w:rsidRDefault="00A22753" w:rsidP="00A22753">
      <w:pPr>
        <w:rPr>
          <w:ins w:id="463" w:author="rolf" w:date="2020-02-24T09:05:00Z"/>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E94FE0" w:rsidRDefault="00E94FE0" w:rsidP="00E94FE0">
      <w:pPr>
        <w:pStyle w:val="berschrift4"/>
        <w:spacing w:after="240"/>
        <w:rPr>
          <w:ins w:id="464" w:author="rolf" w:date="2020-02-24T09:05:00Z"/>
          <w:lang w:val="en-US"/>
        </w:rPr>
      </w:pPr>
      <w:ins w:id="465" w:author="rolf" w:date="2020-02-24T09:05:00Z">
        <w:r>
          <w:rPr>
            <w:lang w:val="en-US"/>
          </w:rPr>
          <w:t>Workflow parameters</w:t>
        </w:r>
      </w:ins>
    </w:p>
    <w:p w:rsidR="00E94FE0" w:rsidRPr="00E94FE0" w:rsidRDefault="00E94FE0" w:rsidP="00E94FE0">
      <w:pPr>
        <w:rPr>
          <w:ins w:id="466" w:author="rolf" w:date="2020-02-24T09:05:00Z"/>
          <w:lang w:val="en-US" w:eastAsia="de-DE"/>
          <w:rPrChange w:id="467" w:author="rolf" w:date="2020-02-24T09:05:00Z">
            <w:rPr>
              <w:ins w:id="468" w:author="rolf" w:date="2020-02-24T09:05:00Z"/>
              <w:lang w:val="en-US"/>
            </w:rPr>
          </w:rPrChange>
        </w:rPr>
        <w:pPrChange w:id="469" w:author="rolf" w:date="2020-02-24T09:05:00Z">
          <w:pPr>
            <w:pStyle w:val="berschrift4"/>
            <w:spacing w:after="240"/>
          </w:pPr>
        </w:pPrChange>
      </w:pPr>
      <w:ins w:id="470" w:author="rolf" w:date="2020-02-24T09:05:00Z">
        <w:r>
          <w:rPr>
            <w:noProof/>
            <w:lang w:eastAsia="de-DE"/>
          </w:rPr>
          <w:drawing>
            <wp:inline distT="0" distB="0" distL="0" distR="0">
              <wp:extent cx="5760720" cy="398716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Configuration_Workflow.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ins>
    </w:p>
    <w:tbl>
      <w:tblPr>
        <w:tblStyle w:val="Tabellenraster"/>
        <w:tblW w:w="0" w:type="auto"/>
        <w:tblLayout w:type="fixed"/>
        <w:tblLook w:val="04A0" w:firstRow="1" w:lastRow="0" w:firstColumn="1" w:lastColumn="0" w:noHBand="0" w:noVBand="1"/>
      </w:tblPr>
      <w:tblGrid>
        <w:gridCol w:w="3438"/>
        <w:gridCol w:w="5850"/>
      </w:tblGrid>
      <w:tr w:rsidR="00E94FE0" w:rsidRPr="00DC6748" w:rsidTr="00DC6748">
        <w:trPr>
          <w:ins w:id="471" w:author="rolf" w:date="2020-02-24T09:05:00Z"/>
        </w:trPr>
        <w:tc>
          <w:tcPr>
            <w:tcW w:w="3438" w:type="dxa"/>
          </w:tcPr>
          <w:p w:rsidR="00E94FE0" w:rsidRPr="002B5809" w:rsidRDefault="00E94FE0" w:rsidP="00DC6748">
            <w:pPr>
              <w:rPr>
                <w:ins w:id="472" w:author="rolf" w:date="2020-02-24T09:05:00Z"/>
                <w:b/>
                <w:lang w:val="en-US" w:eastAsia="de-DE"/>
              </w:rPr>
            </w:pPr>
            <w:ins w:id="473" w:author="rolf" w:date="2020-02-24T09:05:00Z">
              <w:r>
                <w:rPr>
                  <w:b/>
                  <w:lang w:val="en-US" w:eastAsia="de-DE"/>
                </w:rPr>
                <w:t>Write protocol to file</w:t>
              </w:r>
            </w:ins>
          </w:p>
        </w:tc>
        <w:tc>
          <w:tcPr>
            <w:tcW w:w="5850" w:type="dxa"/>
          </w:tcPr>
          <w:p w:rsidR="00E94FE0" w:rsidRDefault="00E94FE0" w:rsidP="00DC6748">
            <w:pPr>
              <w:rPr>
                <w:ins w:id="474" w:author="rolf" w:date="2020-02-24T09:05:00Z"/>
                <w:lang w:val="en-US" w:eastAsia="de-DE"/>
              </w:rPr>
            </w:pPr>
            <w:ins w:id="475" w:author="rolf" w:date="2020-02-24T09:05:00Z">
              <w:r>
                <w:rPr>
                  <w:lang w:val="en-US" w:eastAsia="de-DE"/>
                </w:rPr>
                <w:t>If checked, a protocol is written (appended) to the file “Plan</w:t>
              </w:r>
              <w:r>
                <w:rPr>
                  <w:lang w:val="en-US" w:eastAsia="de-DE"/>
                </w:rPr>
                <w:t>e</w:t>
              </w:r>
              <w:r>
                <w:rPr>
                  <w:lang w:val="en-US" w:eastAsia="de-DE"/>
                </w:rPr>
                <w:t>tarySystemStacker.log” in the user’s home directory.</w:t>
              </w:r>
            </w:ins>
          </w:p>
        </w:tc>
      </w:tr>
      <w:tr w:rsidR="00E94FE0" w:rsidRPr="00DC6748" w:rsidTr="00DC6748">
        <w:trPr>
          <w:ins w:id="476" w:author="rolf" w:date="2020-02-24T09:05:00Z"/>
        </w:trPr>
        <w:tc>
          <w:tcPr>
            <w:tcW w:w="3438" w:type="dxa"/>
          </w:tcPr>
          <w:p w:rsidR="00E94FE0" w:rsidRPr="002B5809" w:rsidRDefault="00E94FE0" w:rsidP="00DC6748">
            <w:pPr>
              <w:rPr>
                <w:ins w:id="477" w:author="rolf" w:date="2020-02-24T09:05:00Z"/>
                <w:b/>
                <w:lang w:val="en-US" w:eastAsia="de-DE"/>
              </w:rPr>
            </w:pPr>
            <w:ins w:id="478" w:author="rolf" w:date="2020-02-24T09:05:00Z">
              <w:r>
                <w:rPr>
                  <w:b/>
                  <w:lang w:val="en-US" w:eastAsia="de-DE"/>
                </w:rPr>
                <w:t>Protocol detail level</w:t>
              </w:r>
            </w:ins>
          </w:p>
        </w:tc>
        <w:tc>
          <w:tcPr>
            <w:tcW w:w="5850" w:type="dxa"/>
          </w:tcPr>
          <w:p w:rsidR="00E94FE0" w:rsidRDefault="00E94FE0" w:rsidP="00DC6748">
            <w:pPr>
              <w:rPr>
                <w:ins w:id="479" w:author="rolf" w:date="2020-02-24T09:05:00Z"/>
                <w:lang w:val="en-US" w:eastAsia="de-DE"/>
              </w:rPr>
            </w:pPr>
            <w:ins w:id="480" w:author="rolf" w:date="2020-02-24T09:05:00Z">
              <w:r>
                <w:rPr>
                  <w:lang w:val="en-US" w:eastAsia="de-DE"/>
                </w:rPr>
                <w:t>Level of protocol detail. 0: No protocol; 1: Only major steps listed; 2: Detailed info for each processing step.</w:t>
              </w:r>
            </w:ins>
          </w:p>
        </w:tc>
      </w:tr>
      <w:tr w:rsidR="00E94FE0" w:rsidRPr="00DC6748" w:rsidTr="00DC6748">
        <w:trPr>
          <w:ins w:id="481" w:author="rolf" w:date="2020-02-24T09:05:00Z"/>
        </w:trPr>
        <w:tc>
          <w:tcPr>
            <w:tcW w:w="3438" w:type="dxa"/>
          </w:tcPr>
          <w:p w:rsidR="00E94FE0" w:rsidRPr="002B5809" w:rsidRDefault="00E94FE0" w:rsidP="00DC6748">
            <w:pPr>
              <w:rPr>
                <w:ins w:id="482" w:author="rolf" w:date="2020-02-24T09:05:00Z"/>
                <w:b/>
                <w:lang w:val="en-US" w:eastAsia="de-DE"/>
              </w:rPr>
            </w:pPr>
            <w:ins w:id="483" w:author="rolf" w:date="2020-02-24T09:05:00Z">
              <w:r>
                <w:rPr>
                  <w:b/>
                  <w:lang w:val="en-US" w:eastAsia="de-DE"/>
                </w:rPr>
                <w:t>Store protocol with results</w:t>
              </w:r>
            </w:ins>
          </w:p>
        </w:tc>
        <w:tc>
          <w:tcPr>
            <w:tcW w:w="5850" w:type="dxa"/>
          </w:tcPr>
          <w:p w:rsidR="00E94FE0" w:rsidRPr="002B5809" w:rsidRDefault="00E94FE0" w:rsidP="00DC6748">
            <w:pPr>
              <w:rPr>
                <w:ins w:id="484" w:author="rolf" w:date="2020-02-24T09:05:00Z"/>
                <w:lang w:val="en-US" w:eastAsia="de-DE"/>
              </w:rPr>
            </w:pPr>
            <w:ins w:id="485" w:author="rolf" w:date="2020-02-24T09:05:00Z">
              <w:r>
                <w:rPr>
                  <w:lang w:val="en-US" w:eastAsia="de-DE"/>
                </w:rPr>
                <w:t>If checked, in addition to the global protocol file, for every job the protocol section related to it is stored in a separate file along with the job result (extension “_stacking-log.txt” or “_postproc-log.txt”, depending on the job type).</w:t>
              </w:r>
            </w:ins>
          </w:p>
        </w:tc>
      </w:tr>
      <w:tr w:rsidR="00E94FE0" w:rsidRPr="00DC6748" w:rsidTr="00DC6748">
        <w:trPr>
          <w:ins w:id="486" w:author="rolf" w:date="2020-02-24T09:05:00Z"/>
        </w:trPr>
        <w:tc>
          <w:tcPr>
            <w:tcW w:w="3438" w:type="dxa"/>
          </w:tcPr>
          <w:p w:rsidR="00E94FE0" w:rsidRPr="002B5809" w:rsidRDefault="00E94FE0" w:rsidP="00DC6748">
            <w:pPr>
              <w:rPr>
                <w:ins w:id="487" w:author="rolf" w:date="2020-02-24T09:05:00Z"/>
                <w:b/>
                <w:lang w:val="en-US" w:eastAsia="de-DE"/>
              </w:rPr>
            </w:pPr>
            <w:ins w:id="488" w:author="rolf" w:date="2020-02-24T09:05:00Z">
              <w:r>
                <w:rPr>
                  <w:b/>
                  <w:lang w:val="en-US" w:eastAsia="de-DE"/>
                </w:rPr>
                <w:t>Data buffering level</w:t>
              </w:r>
            </w:ins>
          </w:p>
        </w:tc>
        <w:tc>
          <w:tcPr>
            <w:tcW w:w="5850" w:type="dxa"/>
          </w:tcPr>
          <w:p w:rsidR="00E94FE0" w:rsidRPr="002B5809" w:rsidRDefault="00E94FE0" w:rsidP="00DC6748">
            <w:pPr>
              <w:rPr>
                <w:ins w:id="489" w:author="rolf" w:date="2020-02-24T09:05:00Z"/>
                <w:lang w:val="en-US" w:eastAsia="de-DE"/>
              </w:rPr>
            </w:pPr>
            <w:ins w:id="490" w:author="rolf" w:date="2020-02-24T09:05:00Z">
              <w:r>
                <w:rPr>
                  <w:lang w:val="en-US" w:eastAsia="de-DE"/>
                </w:rPr>
                <w:t>Specifies how much data PSS should keep in RAM for reuse. Possible values range from 0 (no buffering) to 4 (keep all inte</w:t>
              </w:r>
              <w:r>
                <w:rPr>
                  <w:lang w:val="en-US" w:eastAsia="de-DE"/>
                </w:rPr>
                <w:t>r</w:t>
              </w:r>
              <w:r>
                <w:rPr>
                  <w:lang w:val="en-US" w:eastAsia="de-DE"/>
                </w:rPr>
                <w:lastRenderedPageBreak/>
                <w:t>mediate results in RAM). It is recommended to use as high a value as possible. If not all data fit in memory, however, it is be</w:t>
              </w:r>
              <w:r>
                <w:rPr>
                  <w:lang w:val="en-US" w:eastAsia="de-DE"/>
                </w:rPr>
                <w:t>t</w:t>
              </w:r>
              <w:r>
                <w:rPr>
                  <w:lang w:val="en-US" w:eastAsia="de-DE"/>
                </w:rPr>
                <w:t>ter to use a lower buffering level than relying on the paging mechanism of the operating system.</w:t>
              </w:r>
            </w:ins>
          </w:p>
        </w:tc>
      </w:tr>
      <w:tr w:rsidR="00E94FE0" w:rsidRPr="00DC6748" w:rsidTr="00DC6748">
        <w:trPr>
          <w:ins w:id="491" w:author="rolf" w:date="2020-02-24T09:05:00Z"/>
        </w:trPr>
        <w:tc>
          <w:tcPr>
            <w:tcW w:w="3438" w:type="dxa"/>
          </w:tcPr>
          <w:p w:rsidR="00E94FE0" w:rsidRDefault="00E94FE0" w:rsidP="00DC6748">
            <w:pPr>
              <w:rPr>
                <w:ins w:id="492" w:author="rolf" w:date="2020-02-24T09:05:00Z"/>
                <w:b/>
                <w:lang w:val="en-US" w:eastAsia="de-DE"/>
              </w:rPr>
            </w:pPr>
            <w:ins w:id="493" w:author="rolf" w:date="2020-02-24T09:05:00Z">
              <w:r>
                <w:rPr>
                  <w:b/>
                  <w:lang w:val="en-US" w:eastAsia="de-DE"/>
                </w:rPr>
                <w:lastRenderedPageBreak/>
                <w:t xml:space="preserve">Stacking plus </w:t>
              </w:r>
              <w:proofErr w:type="spellStart"/>
              <w:r>
                <w:rPr>
                  <w:b/>
                  <w:lang w:val="en-US" w:eastAsia="de-DE"/>
                </w:rPr>
                <w:t>postprocessing</w:t>
              </w:r>
              <w:proofErr w:type="spellEnd"/>
            </w:ins>
          </w:p>
        </w:tc>
        <w:tc>
          <w:tcPr>
            <w:tcW w:w="5850" w:type="dxa"/>
          </w:tcPr>
          <w:p w:rsidR="00E94FE0" w:rsidRPr="002B5809" w:rsidRDefault="00E94FE0" w:rsidP="00DC6748">
            <w:pPr>
              <w:rPr>
                <w:ins w:id="494" w:author="rolf" w:date="2020-02-24T09:05:00Z"/>
                <w:lang w:val="en-US" w:eastAsia="de-DE"/>
              </w:rPr>
            </w:pPr>
            <w:ins w:id="495" w:author="rolf" w:date="2020-02-24T09:05:00Z">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w:t>
              </w:r>
              <w:r>
                <w:rPr>
                  <w:lang w:val="en-US" w:eastAsia="de-DE"/>
                </w:rPr>
                <w:t>d</w:t>
              </w:r>
              <w:r>
                <w:rPr>
                  <w:lang w:val="en-US" w:eastAsia="de-DE"/>
                </w:rPr>
                <w:t>ed as an additional phase at the end of the stacking job. In this case, both the stacked summation image and the sharpened version are written to the file system.</w:t>
              </w:r>
            </w:ins>
          </w:p>
        </w:tc>
      </w:tr>
      <w:tr w:rsidR="00E94FE0" w:rsidRPr="00DC6748" w:rsidTr="00DC6748">
        <w:trPr>
          <w:ins w:id="496" w:author="rolf" w:date="2020-02-24T09:05:00Z"/>
        </w:trPr>
        <w:tc>
          <w:tcPr>
            <w:tcW w:w="3438" w:type="dxa"/>
          </w:tcPr>
          <w:p w:rsidR="00E94FE0" w:rsidRDefault="00E94FE0" w:rsidP="00DC6748">
            <w:pPr>
              <w:rPr>
                <w:ins w:id="497" w:author="rolf" w:date="2020-02-24T09:05:00Z"/>
                <w:b/>
                <w:lang w:val="en-US" w:eastAsia="de-DE"/>
              </w:rPr>
            </w:pPr>
            <w:ins w:id="498" w:author="rolf" w:date="2020-02-24T09:05:00Z">
              <w:r>
                <w:rPr>
                  <w:b/>
                  <w:lang w:val="en-US" w:eastAsia="de-DE"/>
                </w:rPr>
                <w:t>Write images as</w:t>
              </w:r>
            </w:ins>
          </w:p>
        </w:tc>
        <w:tc>
          <w:tcPr>
            <w:tcW w:w="5850" w:type="dxa"/>
          </w:tcPr>
          <w:p w:rsidR="00E94FE0" w:rsidRDefault="00E94FE0" w:rsidP="00DC6748">
            <w:pPr>
              <w:rPr>
                <w:ins w:id="499" w:author="rolf" w:date="2020-02-24T09:05:00Z"/>
                <w:lang w:val="en-US" w:eastAsia="de-DE"/>
              </w:rPr>
            </w:pPr>
            <w:ins w:id="500" w:author="rolf" w:date="2020-02-24T09:05:00Z">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16bit .</w:t>
              </w:r>
              <w:proofErr w:type="spellStart"/>
              <w:r>
                <w:rPr>
                  <w:lang w:val="en-US" w:eastAsia="de-DE"/>
                </w:rPr>
                <w:t>png</w:t>
              </w:r>
              <w:proofErr w:type="spellEnd"/>
              <w:r>
                <w:rPr>
                  <w:lang w:val="en-US" w:eastAsia="de-DE"/>
                </w:rPr>
                <w:t>, .tiff or .fits format. This parameter selects the format to be used in automatic save operations. I</w:t>
              </w:r>
              <w:r>
                <w:rPr>
                  <w:lang w:val="en-US" w:eastAsia="de-DE"/>
                </w:rPr>
                <w:t>n</w:t>
              </w:r>
              <w:r>
                <w:rPr>
                  <w:lang w:val="en-US" w:eastAsia="de-DE"/>
                </w:rPr>
                <w:t>dependent of this choice, the user can save images in all three formats by pressing the “Save as” buttons.</w:t>
              </w:r>
            </w:ins>
          </w:p>
        </w:tc>
      </w:tr>
      <w:tr w:rsidR="00E94FE0" w:rsidRPr="00DC6748" w:rsidTr="00DC6748">
        <w:trPr>
          <w:ins w:id="501" w:author="rolf" w:date="2020-02-24T09:11:00Z"/>
        </w:trPr>
        <w:tc>
          <w:tcPr>
            <w:tcW w:w="3438" w:type="dxa"/>
          </w:tcPr>
          <w:p w:rsidR="00E94FE0" w:rsidRDefault="00E94FE0" w:rsidP="00DC6748">
            <w:pPr>
              <w:rPr>
                <w:ins w:id="502" w:author="rolf" w:date="2020-02-24T09:11:00Z"/>
                <w:b/>
                <w:lang w:val="en-US" w:eastAsia="de-DE"/>
              </w:rPr>
            </w:pPr>
            <w:ins w:id="503" w:author="rolf" w:date="2020-02-24T09:11:00Z">
              <w:r>
                <w:rPr>
                  <w:b/>
                  <w:lang w:val="en-US" w:eastAsia="de-DE"/>
                </w:rPr>
                <w:t>Include parameters in output file name</w:t>
              </w:r>
            </w:ins>
          </w:p>
        </w:tc>
        <w:tc>
          <w:tcPr>
            <w:tcW w:w="5850" w:type="dxa"/>
          </w:tcPr>
          <w:p w:rsidR="0004552D" w:rsidRDefault="0004552D" w:rsidP="000C521D">
            <w:pPr>
              <w:rPr>
                <w:ins w:id="504" w:author="rolf" w:date="2020-02-24T09:17:00Z"/>
                <w:lang w:val="en-US" w:eastAsia="de-DE"/>
              </w:rPr>
            </w:pPr>
            <w:ins w:id="505" w:author="rolf" w:date="2020-02-24T09:12:00Z">
              <w:r>
                <w:rPr>
                  <w:lang w:val="en-US" w:eastAsia="de-DE"/>
                </w:rPr>
                <w:t>If checked, the four checkboxes to the right are activated</w:t>
              </w:r>
            </w:ins>
            <w:ins w:id="506" w:author="rolf" w:date="2020-02-24T09:13:00Z">
              <w:r>
                <w:rPr>
                  <w:lang w:val="en-US" w:eastAsia="de-DE"/>
                </w:rPr>
                <w:t xml:space="preserve">. </w:t>
              </w:r>
            </w:ins>
            <w:ins w:id="507" w:author="rolf" w:date="2020-02-24T09:23:00Z">
              <w:r w:rsidR="00A9018A">
                <w:rPr>
                  <w:lang w:val="en-US" w:eastAsia="de-DE"/>
                </w:rPr>
                <w:t>Here t</w:t>
              </w:r>
            </w:ins>
            <w:ins w:id="508" w:author="rolf" w:date="2020-02-24T09:13:00Z">
              <w:r>
                <w:rPr>
                  <w:lang w:val="en-US" w:eastAsia="de-DE"/>
                </w:rPr>
                <w:t>he user can select</w:t>
              </w:r>
            </w:ins>
            <w:ins w:id="509" w:author="rolf" w:date="2020-02-24T09:14:00Z">
              <w:r>
                <w:rPr>
                  <w:lang w:val="en-US" w:eastAsia="de-DE"/>
                </w:rPr>
                <w:t xml:space="preserve"> processing parameters to be included in the name strings of the stacked / </w:t>
              </w:r>
              <w:proofErr w:type="spellStart"/>
              <w:r>
                <w:rPr>
                  <w:lang w:val="en-US" w:eastAsia="de-DE"/>
                </w:rPr>
                <w:t>postprocessed</w:t>
              </w:r>
              <w:proofErr w:type="spellEnd"/>
              <w:r>
                <w:rPr>
                  <w:lang w:val="en-US" w:eastAsia="de-DE"/>
                </w:rPr>
                <w:t xml:space="preserve"> image file. </w:t>
              </w:r>
            </w:ins>
            <w:ins w:id="510" w:author="rolf" w:date="2020-02-24T09:15:00Z">
              <w:r>
                <w:rPr>
                  <w:lang w:val="en-US" w:eastAsia="de-DE"/>
                </w:rPr>
                <w:t xml:space="preserve">This makes it easier to keep different versions of stacking results apart. </w:t>
              </w:r>
            </w:ins>
            <w:ins w:id="511" w:author="rolf" w:date="2020-02-24T09:16:00Z">
              <w:r>
                <w:rPr>
                  <w:lang w:val="en-US" w:eastAsia="de-DE"/>
                </w:rPr>
                <w:t>If</w:t>
              </w:r>
            </w:ins>
            <w:ins w:id="512" w:author="rolf" w:date="2020-02-24T09:21:00Z">
              <w:r>
                <w:rPr>
                  <w:lang w:val="en-US" w:eastAsia="de-DE"/>
                </w:rPr>
                <w:t xml:space="preserve"> </w:t>
              </w:r>
            </w:ins>
            <w:ins w:id="513" w:author="rolf" w:date="2020-02-24T09:16:00Z">
              <w:r>
                <w:rPr>
                  <w:lang w:val="en-US" w:eastAsia="de-DE"/>
                </w:rPr>
                <w:t>“</w:t>
              </w:r>
              <w:r w:rsidRPr="0004552D">
                <w:rPr>
                  <w:lang w:val="en-US" w:eastAsia="de-DE"/>
                </w:rPr>
                <w:t>Store protocol with results</w:t>
              </w:r>
              <w:r>
                <w:rPr>
                  <w:lang w:val="en-US" w:eastAsia="de-DE"/>
                </w:rPr>
                <w:t xml:space="preserve">” </w:t>
              </w:r>
            </w:ins>
            <w:ins w:id="514" w:author="rolf" w:date="2020-02-24T09:22:00Z">
              <w:r w:rsidR="00A9018A">
                <w:rPr>
                  <w:lang w:val="en-US" w:eastAsia="de-DE"/>
                </w:rPr>
                <w:t xml:space="preserve">(see above) </w:t>
              </w:r>
            </w:ins>
            <w:ins w:id="515" w:author="rolf" w:date="2020-02-24T09:16:00Z">
              <w:r>
                <w:rPr>
                  <w:lang w:val="en-US" w:eastAsia="de-DE"/>
                </w:rPr>
                <w:t xml:space="preserve">is checked, the </w:t>
              </w:r>
            </w:ins>
            <w:ins w:id="516" w:author="rolf" w:date="2020-02-24T09:17:00Z">
              <w:r>
                <w:rPr>
                  <w:lang w:val="en-US" w:eastAsia="de-DE"/>
                </w:rPr>
                <w:t>p</w:t>
              </w:r>
              <w:r>
                <w:rPr>
                  <w:lang w:val="en-US" w:eastAsia="de-DE"/>
                </w:rPr>
                <w:t>a</w:t>
              </w:r>
              <w:r>
                <w:rPr>
                  <w:lang w:val="en-US" w:eastAsia="de-DE"/>
                </w:rPr>
                <w:t xml:space="preserve">rameter values are inserted into the name of the </w:t>
              </w:r>
            </w:ins>
            <w:ins w:id="517" w:author="rolf" w:date="2020-02-24T09:16:00Z">
              <w:r>
                <w:rPr>
                  <w:lang w:val="en-US" w:eastAsia="de-DE"/>
                </w:rPr>
                <w:t>protocol file</w:t>
              </w:r>
            </w:ins>
            <w:ins w:id="518" w:author="rolf" w:date="2020-02-24T09:17:00Z">
              <w:r>
                <w:rPr>
                  <w:lang w:val="en-US" w:eastAsia="de-DE"/>
                </w:rPr>
                <w:t xml:space="preserve"> as well.</w:t>
              </w:r>
            </w:ins>
          </w:p>
          <w:p w:rsidR="0004552D" w:rsidRDefault="0004552D" w:rsidP="000C521D">
            <w:pPr>
              <w:rPr>
                <w:ins w:id="519" w:author="rolf" w:date="2020-02-24T09:18:00Z"/>
                <w:lang w:val="en-US" w:eastAsia="de-DE"/>
              </w:rPr>
            </w:pPr>
            <w:ins w:id="520" w:author="rolf" w:date="2020-02-24T09:18:00Z">
              <w:r>
                <w:rPr>
                  <w:lang w:val="en-US" w:eastAsia="de-DE"/>
                </w:rPr>
                <w:t>The following parameters can be inserted:</w:t>
              </w:r>
            </w:ins>
          </w:p>
          <w:p w:rsidR="0004552D" w:rsidRDefault="0004552D" w:rsidP="0004552D">
            <w:pPr>
              <w:pStyle w:val="Listenabsatz"/>
              <w:numPr>
                <w:ilvl w:val="0"/>
                <w:numId w:val="24"/>
              </w:numPr>
              <w:rPr>
                <w:ins w:id="521" w:author="rolf" w:date="2020-02-24T09:18:00Z"/>
                <w:lang w:val="en-US" w:eastAsia="de-DE"/>
              </w:rPr>
              <w:pPrChange w:id="522" w:author="rolf" w:date="2020-02-24T09:18:00Z">
                <w:pPr/>
              </w:pPrChange>
            </w:pPr>
            <w:ins w:id="523" w:author="rolf" w:date="2020-02-24T09:18:00Z">
              <w:r>
                <w:rPr>
                  <w:lang w:val="en-US" w:eastAsia="de-DE"/>
                </w:rPr>
                <w:t>Number of frames to be stacked</w:t>
              </w:r>
            </w:ins>
          </w:p>
          <w:p w:rsidR="0004552D" w:rsidRDefault="0004552D" w:rsidP="0004552D">
            <w:pPr>
              <w:pStyle w:val="Listenabsatz"/>
              <w:numPr>
                <w:ilvl w:val="0"/>
                <w:numId w:val="24"/>
              </w:numPr>
              <w:rPr>
                <w:ins w:id="524" w:author="rolf" w:date="2020-02-24T09:18:00Z"/>
                <w:lang w:val="en-US" w:eastAsia="de-DE"/>
              </w:rPr>
              <w:pPrChange w:id="525" w:author="rolf" w:date="2020-02-24T09:18:00Z">
                <w:pPr/>
              </w:pPrChange>
            </w:pPr>
            <w:ins w:id="526" w:author="rolf" w:date="2020-02-24T09:18:00Z">
              <w:r>
                <w:rPr>
                  <w:lang w:val="en-US" w:eastAsia="de-DE"/>
                </w:rPr>
                <w:t>Percent of frames to be stacked</w:t>
              </w:r>
            </w:ins>
          </w:p>
          <w:p w:rsidR="0004552D" w:rsidRDefault="0004552D" w:rsidP="0004552D">
            <w:pPr>
              <w:pStyle w:val="Listenabsatz"/>
              <w:numPr>
                <w:ilvl w:val="0"/>
                <w:numId w:val="24"/>
              </w:numPr>
              <w:rPr>
                <w:ins w:id="527" w:author="rolf" w:date="2020-02-24T09:19:00Z"/>
                <w:lang w:val="en-US" w:eastAsia="de-DE"/>
              </w:rPr>
              <w:pPrChange w:id="528" w:author="rolf" w:date="2020-02-24T09:18:00Z">
                <w:pPr/>
              </w:pPrChange>
            </w:pPr>
            <w:ins w:id="529" w:author="rolf" w:date="2020-02-24T09:19:00Z">
              <w:r>
                <w:rPr>
                  <w:lang w:val="en-US" w:eastAsia="de-DE"/>
                </w:rPr>
                <w:t>Alignment point box size (pixels)</w:t>
              </w:r>
            </w:ins>
          </w:p>
          <w:p w:rsidR="0004552D" w:rsidRDefault="0004552D" w:rsidP="0004552D">
            <w:pPr>
              <w:pStyle w:val="Listenabsatz"/>
              <w:numPr>
                <w:ilvl w:val="0"/>
                <w:numId w:val="24"/>
              </w:numPr>
              <w:rPr>
                <w:ins w:id="530" w:author="rolf" w:date="2020-02-24T09:19:00Z"/>
                <w:lang w:val="en-US" w:eastAsia="de-DE"/>
              </w:rPr>
              <w:pPrChange w:id="531" w:author="rolf" w:date="2020-02-24T09:18:00Z">
                <w:pPr/>
              </w:pPrChange>
            </w:pPr>
            <w:ins w:id="532" w:author="rolf" w:date="2020-02-24T09:19:00Z">
              <w:r>
                <w:rPr>
                  <w:lang w:val="en-US" w:eastAsia="de-DE"/>
                </w:rPr>
                <w:t>Number of alignment points</w:t>
              </w:r>
            </w:ins>
          </w:p>
          <w:p w:rsidR="0004552D" w:rsidRPr="000C521D" w:rsidRDefault="0004552D" w:rsidP="000C521D">
            <w:pPr>
              <w:rPr>
                <w:ins w:id="533" w:author="rolf" w:date="2020-02-24T09:11:00Z"/>
                <w:lang w:val="en-US" w:eastAsia="de-DE"/>
              </w:rPr>
            </w:pPr>
            <w:ins w:id="534" w:author="rolf" w:date="2020-02-24T09:19:00Z">
              <w:r>
                <w:rPr>
                  <w:lang w:val="en-US" w:eastAsia="de-DE"/>
                </w:rPr>
                <w:t>If, for example, “</w:t>
              </w:r>
              <w:r>
                <w:rPr>
                  <w:lang w:val="en-US" w:eastAsia="de-DE"/>
                </w:rPr>
                <w:t>Percent of frames to be stacked</w:t>
              </w:r>
              <w:r>
                <w:rPr>
                  <w:lang w:val="en-US" w:eastAsia="de-DE"/>
                </w:rPr>
                <w:t>” and “</w:t>
              </w:r>
            </w:ins>
            <w:ins w:id="535" w:author="rolf" w:date="2020-02-24T09:20:00Z">
              <w:r>
                <w:rPr>
                  <w:lang w:val="en-US" w:eastAsia="de-DE"/>
                </w:rPr>
                <w:t>Number of alignment points</w:t>
              </w:r>
              <w:r>
                <w:rPr>
                  <w:lang w:val="en-US" w:eastAsia="de-DE"/>
                </w:rPr>
                <w:t>”</w:t>
              </w:r>
              <w:r w:rsidR="00A9018A">
                <w:rPr>
                  <w:lang w:val="en-US" w:eastAsia="de-DE"/>
                </w:rPr>
                <w:t xml:space="preserve"> are checked, </w:t>
              </w:r>
            </w:ins>
            <w:ins w:id="536" w:author="rolf" w:date="2020-02-24T09:22:00Z">
              <w:r w:rsidR="00A9018A">
                <w:rPr>
                  <w:lang w:val="en-US" w:eastAsia="de-DE"/>
                </w:rPr>
                <w:t xml:space="preserve">the insertion </w:t>
              </w:r>
            </w:ins>
            <w:ins w:id="537" w:author="rolf" w:date="2020-02-24T09:21:00Z">
              <w:r>
                <w:rPr>
                  <w:lang w:val="en-US" w:eastAsia="de-DE"/>
                </w:rPr>
                <w:t>“</w:t>
              </w:r>
            </w:ins>
            <w:ins w:id="538" w:author="rolf" w:date="2020-02-24T09:20:00Z">
              <w:r>
                <w:rPr>
                  <w:lang w:val="en-US" w:eastAsia="de-DE"/>
                </w:rPr>
                <w:t>_p25_ap402”</w:t>
              </w:r>
            </w:ins>
            <w:ins w:id="539" w:author="rolf" w:date="2020-02-24T09:22:00Z">
              <w:r w:rsidR="00A9018A">
                <w:rPr>
                  <w:lang w:val="en-US" w:eastAsia="de-DE"/>
                </w:rPr>
                <w:t xml:space="preserve"> stands for </w:t>
              </w:r>
            </w:ins>
            <w:ins w:id="540" w:author="rolf" w:date="2020-02-24T09:23:00Z">
              <w:r w:rsidR="00A9018A">
                <w:rPr>
                  <w:lang w:val="en-US" w:eastAsia="de-DE"/>
                </w:rPr>
                <w:t>“25% frames stacked” and “402 alignment points”.</w:t>
              </w:r>
            </w:ins>
          </w:p>
        </w:tc>
      </w:tr>
    </w:tbl>
    <w:p w:rsidR="00E94FE0" w:rsidRPr="002B5809" w:rsidRDefault="00E94FE0" w:rsidP="00A22753">
      <w:pPr>
        <w:rPr>
          <w:lang w:val="en-US" w:eastAsia="de-DE"/>
        </w:rPr>
      </w:pPr>
    </w:p>
    <w:p w:rsidR="00A22753" w:rsidRDefault="00A22753" w:rsidP="00A22753">
      <w:pPr>
        <w:pStyle w:val="berschrift4"/>
        <w:spacing w:after="240"/>
        <w:rPr>
          <w:ins w:id="541" w:author="rolf" w:date="2020-02-24T09:04:00Z"/>
          <w:lang w:val="en-US"/>
        </w:rPr>
      </w:pPr>
      <w:r w:rsidRPr="00D34519">
        <w:rPr>
          <w:lang w:val="en-US"/>
        </w:rPr>
        <w:lastRenderedPageBreak/>
        <w:t>Frame-related parameters</w:t>
      </w:r>
    </w:p>
    <w:p w:rsidR="00E94FE0" w:rsidRPr="00E94FE0" w:rsidRDefault="00E94FE0" w:rsidP="00E94FE0">
      <w:pPr>
        <w:rPr>
          <w:lang w:val="en-US" w:eastAsia="de-DE"/>
          <w:rPrChange w:id="542" w:author="rolf" w:date="2020-02-24T09:04:00Z">
            <w:rPr>
              <w:lang w:val="en-US"/>
            </w:rPr>
          </w:rPrChange>
        </w:rPr>
        <w:pPrChange w:id="543" w:author="rolf" w:date="2020-02-24T09:04:00Z">
          <w:pPr>
            <w:pStyle w:val="berschrift4"/>
            <w:spacing w:after="240"/>
          </w:pPr>
        </w:pPrChange>
      </w:pPr>
      <w:ins w:id="544" w:author="rolf" w:date="2020-02-24T09:06:00Z">
        <w:r>
          <w:rPr>
            <w:noProof/>
            <w:lang w:eastAsia="de-DE"/>
          </w:rPr>
          <w:drawing>
            <wp:inline distT="0" distB="0" distL="0" distR="0">
              <wp:extent cx="5760720" cy="398716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1_Configuration_Frames.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ins>
      <w:moveToRangeStart w:id="545" w:author="rolf" w:date="2020-02-24T09:04:00Z" w:name="move33427475"/>
      <w:moveTo w:id="546" w:author="rolf" w:date="2020-02-24T09:04:00Z">
        <w:del w:id="547" w:author="rolf" w:date="2020-02-24T09:06:00Z">
          <w:r w:rsidDel="00E94FE0">
            <w:rPr>
              <w:noProof/>
              <w:lang w:eastAsia="de-DE"/>
            </w:rPr>
            <w:drawing>
              <wp:inline distT="0" distB="0" distL="0" distR="0" wp14:anchorId="4646530C" wp14:editId="12ECD6F1">
                <wp:extent cx="5760720" cy="398716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parameters.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del>
      </w:moveTo>
      <w:moveToRangeEnd w:id="545"/>
    </w:p>
    <w:tbl>
      <w:tblPr>
        <w:tblStyle w:val="Tabellenraster"/>
        <w:tblW w:w="0" w:type="auto"/>
        <w:tblLook w:val="04A0" w:firstRow="1" w:lastRow="0" w:firstColumn="1" w:lastColumn="0" w:noHBand="0" w:noVBand="1"/>
      </w:tblPr>
      <w:tblGrid>
        <w:gridCol w:w="3528"/>
        <w:gridCol w:w="5684"/>
      </w:tblGrid>
      <w:tr w:rsidR="00CE20C6" w:rsidRPr="00F22FC7" w:rsidTr="00202DC8">
        <w:tc>
          <w:tcPr>
            <w:tcW w:w="3528" w:type="dxa"/>
          </w:tcPr>
          <w:p w:rsidR="00CE20C6" w:rsidRDefault="00CE20C6" w:rsidP="00202DC8">
            <w:pPr>
              <w:rPr>
                <w:b/>
                <w:lang w:val="en-US" w:eastAsia="de-DE"/>
              </w:rPr>
            </w:pPr>
            <w:proofErr w:type="spellStart"/>
            <w:r>
              <w:rPr>
                <w:b/>
                <w:lang w:val="en-US" w:eastAsia="de-DE"/>
              </w:rPr>
              <w:t>Debayering</w:t>
            </w:r>
            <w:proofErr w:type="spellEnd"/>
            <w:r>
              <w:rPr>
                <w:b/>
                <w:lang w:val="en-US" w:eastAsia="de-DE"/>
              </w:rPr>
              <w:t xml:space="preserve"> default</w:t>
            </w:r>
          </w:p>
        </w:tc>
        <w:tc>
          <w:tcPr>
            <w:tcW w:w="5684" w:type="dxa"/>
          </w:tcPr>
          <w:p w:rsidR="00CE20C6" w:rsidRDefault="00CE20C6" w:rsidP="00202DC8">
            <w:pPr>
              <w:rPr>
                <w:lang w:val="en-US" w:eastAsia="de-DE"/>
              </w:rPr>
            </w:pPr>
            <w:proofErr w:type="spellStart"/>
            <w:r>
              <w:rPr>
                <w:lang w:val="en-US" w:eastAsia="de-DE"/>
              </w:rPr>
              <w:t>Debayering</w:t>
            </w:r>
            <w:proofErr w:type="spellEnd"/>
            <w:r>
              <w:rPr>
                <w:lang w:val="en-US" w:eastAsia="de-DE"/>
              </w:rPr>
              <w:t xml:space="preserve"> pattern used in stacking jobs if </w:t>
            </w:r>
            <w:r w:rsidR="003F140A">
              <w:rPr>
                <w:lang w:val="en-US" w:eastAsia="de-DE"/>
              </w:rPr>
              <w:t xml:space="preserve">no other pattern is specified for that job explicitly (via the context menu) in the job editing dialog (see Section </w:t>
            </w:r>
            <w:r w:rsidR="003F140A">
              <w:rPr>
                <w:lang w:val="en-US" w:eastAsia="de-DE"/>
              </w:rPr>
              <w:fldChar w:fldCharType="begin"/>
            </w:r>
            <w:r w:rsidR="003F140A">
              <w:rPr>
                <w:lang w:val="en-US" w:eastAsia="de-DE"/>
              </w:rPr>
              <w:instrText xml:space="preserve"> REF _Ref22028144 \r \h </w:instrText>
            </w:r>
            <w:r w:rsidR="003F140A">
              <w:rPr>
                <w:lang w:val="en-US" w:eastAsia="de-DE"/>
              </w:rPr>
            </w:r>
            <w:r w:rsidR="003F140A">
              <w:rPr>
                <w:lang w:val="en-US" w:eastAsia="de-DE"/>
              </w:rPr>
              <w:fldChar w:fldCharType="separate"/>
            </w:r>
            <w:r w:rsidR="00E56E8E">
              <w:rPr>
                <w:lang w:val="en-US" w:eastAsia="de-DE"/>
              </w:rPr>
              <w:t>4.3</w:t>
            </w:r>
            <w:r w:rsidR="003F140A">
              <w:rPr>
                <w:lang w:val="en-US" w:eastAsia="de-DE"/>
              </w:rPr>
              <w:fldChar w:fldCharType="end"/>
            </w:r>
            <w:r w:rsidR="003F140A">
              <w:rPr>
                <w:lang w:val="en-US" w:eastAsia="de-DE"/>
              </w:rPr>
              <w:t xml:space="preserve">). </w:t>
            </w:r>
          </w:p>
        </w:tc>
      </w:tr>
      <w:tr w:rsidR="00A22753" w:rsidRPr="00F22FC7"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t>
            </w:r>
            <w:r>
              <w:rPr>
                <w:lang w:val="en-US" w:eastAsia="de-DE"/>
              </w:rPr>
              <w:t>w</w:t>
            </w:r>
            <w:r>
              <w:rPr>
                <w:lang w:val="en-US" w:eastAsia="de-DE"/>
              </w:rPr>
              <w:t>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F22FC7" w:rsidTr="00202DC8">
        <w:tc>
          <w:tcPr>
            <w:tcW w:w="3528" w:type="dxa"/>
          </w:tcPr>
          <w:p w:rsidR="00A22753" w:rsidRPr="002B5809" w:rsidRDefault="00A22753" w:rsidP="00202DC8">
            <w:pPr>
              <w:rPr>
                <w:b/>
                <w:lang w:val="en-US" w:eastAsia="de-DE"/>
              </w:rPr>
            </w:pPr>
            <w:r>
              <w:rPr>
                <w:b/>
                <w:lang w:val="en-US" w:eastAsia="de-DE"/>
              </w:rPr>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w:t>
            </w:r>
            <w:r w:rsidR="004E4F30">
              <w:rPr>
                <w:lang w:val="en-US" w:eastAsia="de-DE"/>
              </w:rPr>
              <w:t>c</w:t>
            </w:r>
            <w:r w:rsidR="004E4F30">
              <w:rPr>
                <w:lang w:val="en-US" w:eastAsia="de-DE"/>
              </w:rPr>
              <w:t>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w:t>
            </w:r>
            <w:r w:rsidR="00A707B1">
              <w:rPr>
                <w:lang w:val="en-US" w:eastAsia="de-DE"/>
              </w:rPr>
              <w:t>i</w:t>
            </w:r>
            <w:r w:rsidR="00A707B1">
              <w:rPr>
                <w:lang w:val="en-US" w:eastAsia="de-DE"/>
              </w:rPr>
              <w:t>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F22FC7" w:rsidTr="00202DC8">
        <w:tc>
          <w:tcPr>
            <w:tcW w:w="3528" w:type="dxa"/>
          </w:tcPr>
          <w:p w:rsidR="00A22753" w:rsidRPr="002B5809" w:rsidRDefault="00A22753" w:rsidP="00202DC8">
            <w:pPr>
              <w:rPr>
                <w:b/>
                <w:lang w:val="en-US" w:eastAsia="de-DE"/>
              </w:rPr>
            </w:pPr>
            <w:r>
              <w:rPr>
                <w:b/>
                <w:lang w:val="en-US" w:eastAsia="de-DE"/>
              </w:rPr>
              <w:lastRenderedPageBreak/>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F22FC7"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0A776D" w:rsidRDefault="004E4F30" w:rsidP="000A776D">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w:t>
            </w:r>
            <w:r w:rsidR="000A776D">
              <w:rPr>
                <w:lang w:val="en-US" w:eastAsia="de-DE"/>
              </w:rPr>
              <w:t>frame alignment is aborted</w:t>
            </w:r>
            <w:r w:rsidR="00B51CBE">
              <w:rPr>
                <w:lang w:val="en-US" w:eastAsia="de-DE"/>
              </w:rPr>
              <w:t>.</w:t>
            </w:r>
            <w:r w:rsidR="000A776D">
              <w:rPr>
                <w:lang w:val="en-US" w:eastAsia="de-DE"/>
              </w:rPr>
              <w:t xml:space="preserve"> If “Automatic frame stabilization” is checked, PSS tries again with another stabilization patch.</w:t>
            </w:r>
          </w:p>
          <w:p w:rsidR="000A776D" w:rsidRPr="002B5809" w:rsidRDefault="000A776D" w:rsidP="000A776D">
            <w:pPr>
              <w:rPr>
                <w:lang w:val="en-US" w:eastAsia="de-DE"/>
              </w:rPr>
            </w:pPr>
            <w:r>
              <w:rPr>
                <w:lang w:val="en-US" w:eastAsia="de-DE"/>
              </w:rPr>
              <w:t>If the problem cannot be resolved with any stabilization patch, the job is aborted. In this case try again with a higher value (up to 60) for this parameter.</w:t>
            </w:r>
          </w:p>
        </w:tc>
      </w:tr>
      <w:tr w:rsidR="00A22753" w:rsidRPr="00F22FC7" w:rsidTr="00202DC8">
        <w:tc>
          <w:tcPr>
            <w:tcW w:w="3528" w:type="dxa"/>
          </w:tcPr>
          <w:p w:rsidR="00A22753" w:rsidRDefault="00A22753" w:rsidP="00202DC8">
            <w:pPr>
              <w:rPr>
                <w:b/>
                <w:lang w:val="en-US" w:eastAsia="de-DE"/>
              </w:rPr>
            </w:pPr>
            <w:r>
              <w:rPr>
                <w:b/>
                <w:lang w:val="en-US" w:eastAsia="de-DE"/>
              </w:rPr>
              <w:t>Percentage of best frames for refe</w:t>
            </w:r>
            <w:r>
              <w:rPr>
                <w:b/>
                <w:lang w:val="en-US" w:eastAsia="de-DE"/>
              </w:rPr>
              <w:t>r</w:t>
            </w:r>
            <w:r>
              <w:rPr>
                <w:b/>
                <w:lang w:val="en-US" w:eastAsia="de-DE"/>
              </w:rPr>
              <w:t>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w:t>
            </w:r>
            <w:r>
              <w:rPr>
                <w:lang w:val="en-US" w:eastAsia="de-DE"/>
              </w:rPr>
              <w:t>r</w:t>
            </w:r>
            <w:r>
              <w:rPr>
                <w:lang w:val="en-US" w:eastAsia="de-DE"/>
              </w:rPr>
              <w:t>mines the fraction of frames used for the reference frame.</w:t>
            </w:r>
          </w:p>
        </w:tc>
      </w:tr>
    </w:tbl>
    <w:p w:rsidR="00A22753" w:rsidRDefault="00A22753" w:rsidP="00A22753">
      <w:pPr>
        <w:pStyle w:val="berschrift4"/>
        <w:spacing w:after="240"/>
        <w:rPr>
          <w:lang w:val="en-US"/>
        </w:rPr>
      </w:pPr>
    </w:p>
    <w:p w:rsidR="00A22753" w:rsidRDefault="00A22753" w:rsidP="00A22753">
      <w:pPr>
        <w:pStyle w:val="berschrift4"/>
        <w:spacing w:after="240"/>
        <w:rPr>
          <w:ins w:id="548" w:author="rolf" w:date="2020-02-24T09:06:00Z"/>
          <w:lang w:val="en-US"/>
        </w:rPr>
      </w:pPr>
      <w:r>
        <w:rPr>
          <w:lang w:val="en-US"/>
        </w:rPr>
        <w:t>Multipoint alignment parameters</w:t>
      </w:r>
    </w:p>
    <w:p w:rsidR="00E94FE0" w:rsidRPr="00E94FE0" w:rsidRDefault="00E94FE0" w:rsidP="00E94FE0">
      <w:pPr>
        <w:rPr>
          <w:lang w:val="en-US" w:eastAsia="de-DE"/>
          <w:rPrChange w:id="549" w:author="rolf" w:date="2020-02-24T09:06:00Z">
            <w:rPr>
              <w:lang w:val="en-US"/>
            </w:rPr>
          </w:rPrChange>
        </w:rPr>
        <w:pPrChange w:id="550" w:author="rolf" w:date="2020-02-24T09:06:00Z">
          <w:pPr>
            <w:pStyle w:val="berschrift4"/>
            <w:spacing w:after="240"/>
          </w:pPr>
        </w:pPrChange>
      </w:pPr>
      <w:ins w:id="551" w:author="rolf" w:date="2020-02-24T09:06:00Z">
        <w:r>
          <w:rPr>
            <w:noProof/>
            <w:lang w:eastAsia="de-DE"/>
          </w:rPr>
          <w:drawing>
            <wp:inline distT="0" distB="0" distL="0" distR="0">
              <wp:extent cx="5760720" cy="398716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2_Configuration_Alignment.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ins>
    </w:p>
    <w:tbl>
      <w:tblPr>
        <w:tblStyle w:val="Tabellenraster"/>
        <w:tblW w:w="0" w:type="auto"/>
        <w:tblLayout w:type="fixed"/>
        <w:tblLook w:val="04A0" w:firstRow="1" w:lastRow="0" w:firstColumn="1" w:lastColumn="0" w:noHBand="0" w:noVBand="1"/>
      </w:tblPr>
      <w:tblGrid>
        <w:gridCol w:w="4068"/>
        <w:gridCol w:w="5220"/>
      </w:tblGrid>
      <w:tr w:rsidR="00A22753" w:rsidRPr="00F22FC7"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xml:space="preserve">. In the case of noisy images or low local contrast, a larger </w:t>
            </w:r>
            <w:r w:rsidR="00F1767F">
              <w:rPr>
                <w:lang w:val="en-US" w:eastAsia="de-DE"/>
              </w:rPr>
              <w:lastRenderedPageBreak/>
              <w:t>box size is recommended.</w:t>
            </w:r>
          </w:p>
          <w:p w:rsidR="00B51CBE" w:rsidRDefault="00B51CBE" w:rsidP="00B51CBE">
            <w:pPr>
              <w:rPr>
                <w:lang w:val="en-US" w:eastAsia="de-DE"/>
              </w:rPr>
            </w:pPr>
            <w:r>
              <w:rPr>
                <w:lang w:val="en-US" w:eastAsia="de-DE"/>
              </w:rPr>
              <w:t>This parameter is used by the automatic AP grid gener</w:t>
            </w:r>
            <w:r>
              <w:rPr>
                <w:lang w:val="en-US" w:eastAsia="de-DE"/>
              </w:rPr>
              <w:t>a</w:t>
            </w:r>
            <w:r>
              <w:rPr>
                <w:lang w:val="en-US" w:eastAsia="de-DE"/>
              </w:rPr>
              <w:t>tion.</w:t>
            </w:r>
          </w:p>
        </w:tc>
      </w:tr>
      <w:tr w:rsidR="00A22753" w:rsidRPr="00F22FC7" w:rsidTr="00202DC8">
        <w:tc>
          <w:tcPr>
            <w:tcW w:w="4068" w:type="dxa"/>
          </w:tcPr>
          <w:p w:rsidR="00A22753" w:rsidRPr="002B5809" w:rsidRDefault="00A22753" w:rsidP="00202DC8">
            <w:pPr>
              <w:rPr>
                <w:b/>
                <w:lang w:val="en-US" w:eastAsia="de-DE"/>
              </w:rPr>
            </w:pPr>
            <w:r>
              <w:rPr>
                <w:b/>
                <w:lang w:val="en-US" w:eastAsia="de-DE"/>
              </w:rPr>
              <w:lastRenderedPageBreak/>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w:t>
            </w:r>
            <w:r w:rsidR="00A707B1">
              <w:rPr>
                <w:lang w:val="en-US" w:eastAsia="de-DE"/>
              </w:rPr>
              <w:t>h</w:t>
            </w:r>
            <w:r w:rsidR="00F2034A">
              <w:rPr>
                <w:lang w:val="en-US" w:eastAsia="de-DE"/>
              </w:rPr>
              <w:t>ing</w:t>
            </w:r>
            <w:r>
              <w:rPr>
                <w:lang w:val="en-US" w:eastAsia="de-DE"/>
              </w:rPr>
              <w:t xml:space="preserve"> is found, the </w:t>
            </w:r>
            <w:r w:rsidR="000A776D">
              <w:rPr>
                <w:lang w:val="en-US" w:eastAsia="de-DE"/>
              </w:rPr>
              <w:t>local warp shift is set to zero and the measurement is counted as “failed”.</w:t>
            </w:r>
          </w:p>
        </w:tc>
      </w:tr>
      <w:tr w:rsidR="00A22753" w:rsidRPr="00F22FC7"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F22FC7" w:rsidTr="00202DC8">
        <w:tc>
          <w:tcPr>
            <w:tcW w:w="4068" w:type="dxa"/>
          </w:tcPr>
          <w:p w:rsidR="00A22753" w:rsidRPr="002B5809" w:rsidRDefault="00A22753" w:rsidP="00202DC8">
            <w:pPr>
              <w:rPr>
                <w:b/>
                <w:lang w:val="en-US" w:eastAsia="de-DE"/>
              </w:rPr>
            </w:pPr>
            <w:r>
              <w:rPr>
                <w:b/>
                <w:lang w:val="en-US" w:eastAsia="de-DE"/>
              </w:rPr>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Default="00A22753" w:rsidP="00A22753">
      <w:pPr>
        <w:pStyle w:val="berschrift4"/>
        <w:spacing w:after="240"/>
        <w:rPr>
          <w:ins w:id="552" w:author="rolf" w:date="2020-02-24T09:06:00Z"/>
          <w:lang w:val="en-US"/>
        </w:rPr>
      </w:pPr>
      <w:r>
        <w:rPr>
          <w:lang w:val="en-US"/>
        </w:rPr>
        <w:t>Stacking parameters</w:t>
      </w:r>
    </w:p>
    <w:p w:rsidR="00E94FE0" w:rsidRPr="00E94FE0" w:rsidRDefault="00E94FE0" w:rsidP="00E94FE0">
      <w:pPr>
        <w:rPr>
          <w:lang w:val="en-US" w:eastAsia="de-DE"/>
          <w:rPrChange w:id="553" w:author="rolf" w:date="2020-02-24T09:06:00Z">
            <w:rPr>
              <w:lang w:val="en-US"/>
            </w:rPr>
          </w:rPrChange>
        </w:rPr>
        <w:pPrChange w:id="554" w:author="rolf" w:date="2020-02-24T09:06:00Z">
          <w:pPr>
            <w:pStyle w:val="berschrift4"/>
            <w:spacing w:after="240"/>
          </w:pPr>
        </w:pPrChange>
      </w:pPr>
      <w:ins w:id="555" w:author="rolf" w:date="2020-02-24T09:06:00Z">
        <w:r>
          <w:rPr>
            <w:noProof/>
            <w:lang w:eastAsia="de-DE"/>
          </w:rPr>
          <w:drawing>
            <wp:inline distT="0" distB="0" distL="0" distR="0">
              <wp:extent cx="5760720" cy="398716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3_Configuration_Stacking.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ins>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lastRenderedPageBreak/>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r w:rsidR="00EE4DB7" w:rsidRPr="00F22FC7" w:rsidTr="00202DC8">
        <w:trPr>
          <w:ins w:id="556" w:author="rolf" w:date="2020-02-15T20:22:00Z"/>
        </w:trPr>
        <w:tc>
          <w:tcPr>
            <w:tcW w:w="2988" w:type="dxa"/>
          </w:tcPr>
          <w:p w:rsidR="00EE4DB7" w:rsidRDefault="00EE4DB7" w:rsidP="00202DC8">
            <w:pPr>
              <w:rPr>
                <w:ins w:id="557" w:author="rolf" w:date="2020-02-15T20:22:00Z"/>
                <w:b/>
                <w:lang w:val="en-US" w:eastAsia="de-DE"/>
              </w:rPr>
            </w:pPr>
            <w:ins w:id="558" w:author="rolf" w:date="2020-02-15T20:22:00Z">
              <w:r>
                <w:rPr>
                  <w:b/>
                  <w:lang w:val="en-US" w:eastAsia="de-DE"/>
                </w:rPr>
                <w:t>Normalize frame brightness</w:t>
              </w:r>
            </w:ins>
          </w:p>
        </w:tc>
        <w:tc>
          <w:tcPr>
            <w:tcW w:w="6512" w:type="dxa"/>
          </w:tcPr>
          <w:p w:rsidR="00EE4DB7" w:rsidRDefault="00EE4DB7">
            <w:pPr>
              <w:rPr>
                <w:ins w:id="559" w:author="rolf" w:date="2020-02-15T20:22:00Z"/>
                <w:lang w:val="en-US" w:eastAsia="de-DE"/>
              </w:rPr>
            </w:pPr>
            <w:ins w:id="560" w:author="rolf" w:date="2020-02-15T20:23:00Z">
              <w:r>
                <w:rPr>
                  <w:lang w:val="en-US" w:eastAsia="de-DE"/>
                </w:rPr>
                <w:t xml:space="preserve">If checked, the brightness of frames is changed such that </w:t>
              </w:r>
            </w:ins>
            <w:ins w:id="561" w:author="rolf" w:date="2020-02-15T20:24:00Z">
              <w:r w:rsidR="00970161">
                <w:rPr>
                  <w:lang w:val="en-US" w:eastAsia="de-DE"/>
                </w:rPr>
                <w:t>on average they are all equal.</w:t>
              </w:r>
            </w:ins>
            <w:ins w:id="562" w:author="rolf" w:date="2020-02-15T20:25:00Z">
              <w:r w:rsidR="00970161">
                <w:rPr>
                  <w:lang w:val="en-US" w:eastAsia="de-DE"/>
                </w:rPr>
                <w:t xml:space="preserve"> This is recommended, for example, if the atmospheric transparency changed while the input frames were recorded. </w:t>
              </w:r>
            </w:ins>
            <w:ins w:id="563" w:author="rolf" w:date="2020-02-15T20:26:00Z">
              <w:r w:rsidR="00970161">
                <w:rPr>
                  <w:lang w:val="en-US" w:eastAsia="de-DE"/>
                </w:rPr>
                <w:t>The no</w:t>
              </w:r>
              <w:r w:rsidR="00970161">
                <w:rPr>
                  <w:lang w:val="en-US" w:eastAsia="de-DE"/>
                </w:rPr>
                <w:t>r</w:t>
              </w:r>
              <w:r w:rsidR="00970161">
                <w:rPr>
                  <w:lang w:val="en-US" w:eastAsia="de-DE"/>
                </w:rPr>
                <w:t xml:space="preserve">malization takes effect in the quality rating of frames and </w:t>
              </w:r>
            </w:ins>
            <w:ins w:id="564" w:author="rolf" w:date="2020-02-15T20:27:00Z">
              <w:r w:rsidR="00970161">
                <w:rPr>
                  <w:lang w:val="en-US" w:eastAsia="de-DE"/>
                </w:rPr>
                <w:t>AP patches, and in stacking.</w:t>
              </w:r>
            </w:ins>
          </w:p>
        </w:tc>
      </w:tr>
      <w:tr w:rsidR="00EE4DB7" w:rsidRPr="00F22FC7" w:rsidTr="00202DC8">
        <w:trPr>
          <w:ins w:id="565" w:author="rolf" w:date="2020-02-15T20:22:00Z"/>
        </w:trPr>
        <w:tc>
          <w:tcPr>
            <w:tcW w:w="2988" w:type="dxa"/>
          </w:tcPr>
          <w:p w:rsidR="00EE4DB7" w:rsidRDefault="00970161" w:rsidP="00202DC8">
            <w:pPr>
              <w:rPr>
                <w:ins w:id="566" w:author="rolf" w:date="2020-02-15T20:22:00Z"/>
                <w:b/>
                <w:lang w:val="en-US" w:eastAsia="de-DE"/>
              </w:rPr>
            </w:pPr>
            <w:ins w:id="567" w:author="rolf" w:date="2020-02-15T20:28:00Z">
              <w:r>
                <w:rPr>
                  <w:b/>
                  <w:lang w:val="en-US" w:eastAsia="de-DE"/>
                </w:rPr>
                <w:t>Normalization black cut-off</w:t>
              </w:r>
            </w:ins>
          </w:p>
        </w:tc>
        <w:tc>
          <w:tcPr>
            <w:tcW w:w="6512" w:type="dxa"/>
          </w:tcPr>
          <w:p w:rsidR="00EE4DB7" w:rsidRDefault="00970161">
            <w:pPr>
              <w:rPr>
                <w:ins w:id="568" w:author="rolf" w:date="2020-02-24T09:26:00Z"/>
                <w:lang w:val="en-US" w:eastAsia="de-DE"/>
              </w:rPr>
            </w:pPr>
            <w:ins w:id="569" w:author="rolf" w:date="2020-02-15T20:28:00Z">
              <w:r>
                <w:rPr>
                  <w:lang w:val="en-US" w:eastAsia="de-DE"/>
                </w:rPr>
                <w:t xml:space="preserve">A number between 0 and 255. Pixel values below this threshold do not enter the computation of average brightness. </w:t>
              </w:r>
            </w:ins>
            <w:ins w:id="570" w:author="rolf" w:date="2020-02-15T20:33:00Z">
              <w:r>
                <w:rPr>
                  <w:lang w:val="en-US" w:eastAsia="de-DE"/>
                </w:rPr>
                <w:t xml:space="preserve">Setting this threshold </w:t>
              </w:r>
            </w:ins>
            <w:ins w:id="571" w:author="rolf" w:date="2020-02-15T20:34:00Z">
              <w:r>
                <w:rPr>
                  <w:lang w:val="en-US" w:eastAsia="de-DE"/>
                </w:rPr>
                <w:t xml:space="preserve">to a nonzero value </w:t>
              </w:r>
            </w:ins>
            <w:ins w:id="572" w:author="rolf" w:date="2020-02-15T20:38:00Z">
              <w:r w:rsidR="005C396E">
                <w:rPr>
                  <w:lang w:val="en-US" w:eastAsia="de-DE"/>
                </w:rPr>
                <w:t>can have the effect that</w:t>
              </w:r>
            </w:ins>
            <w:ins w:id="573" w:author="rolf" w:date="2020-02-15T20:31:00Z">
              <w:r>
                <w:rPr>
                  <w:lang w:val="en-US" w:eastAsia="de-DE"/>
                </w:rPr>
                <w:t xml:space="preserve"> </w:t>
              </w:r>
            </w:ins>
            <w:ins w:id="574" w:author="rolf" w:date="2020-02-15T20:29:00Z">
              <w:r>
                <w:rPr>
                  <w:lang w:val="en-US" w:eastAsia="de-DE"/>
                </w:rPr>
                <w:t xml:space="preserve">the </w:t>
              </w:r>
            </w:ins>
            <w:ins w:id="575" w:author="rolf" w:date="2020-02-15T20:31:00Z">
              <w:r>
                <w:rPr>
                  <w:lang w:val="en-US" w:eastAsia="de-DE"/>
                </w:rPr>
                <w:t xml:space="preserve">changing </w:t>
              </w:r>
            </w:ins>
            <w:ins w:id="576" w:author="rolf" w:date="2020-02-15T20:29:00Z">
              <w:r>
                <w:rPr>
                  <w:lang w:val="en-US" w:eastAsia="de-DE"/>
                </w:rPr>
                <w:t xml:space="preserve">brightness of </w:t>
              </w:r>
            </w:ins>
            <w:ins w:id="577" w:author="rolf" w:date="2020-02-15T20:33:00Z">
              <w:r>
                <w:rPr>
                  <w:lang w:val="en-US" w:eastAsia="de-DE"/>
                </w:rPr>
                <w:t xml:space="preserve">large </w:t>
              </w:r>
            </w:ins>
            <w:ins w:id="578" w:author="rolf" w:date="2020-02-15T20:29:00Z">
              <w:r>
                <w:rPr>
                  <w:lang w:val="en-US" w:eastAsia="de-DE"/>
                </w:rPr>
                <w:t>black space around the object</w:t>
              </w:r>
            </w:ins>
            <w:ins w:id="579" w:author="rolf" w:date="2020-02-15T20:34:00Z">
              <w:r>
                <w:rPr>
                  <w:lang w:val="en-US" w:eastAsia="de-DE"/>
                </w:rPr>
                <w:t xml:space="preserve"> </w:t>
              </w:r>
            </w:ins>
            <w:ins w:id="580" w:author="rolf" w:date="2020-02-15T20:35:00Z">
              <w:r w:rsidR="005C396E">
                <w:rPr>
                  <w:lang w:val="en-US" w:eastAsia="de-DE"/>
                </w:rPr>
                <w:t>does not</w:t>
              </w:r>
            </w:ins>
            <w:ins w:id="581" w:author="rolf" w:date="2020-02-15T20:32:00Z">
              <w:r>
                <w:rPr>
                  <w:lang w:val="en-US" w:eastAsia="de-DE"/>
                </w:rPr>
                <w:t xml:space="preserve"> influ</w:t>
              </w:r>
              <w:r w:rsidR="005C396E">
                <w:rPr>
                  <w:lang w:val="en-US" w:eastAsia="de-DE"/>
                </w:rPr>
                <w:t>ence</w:t>
              </w:r>
              <w:r>
                <w:rPr>
                  <w:lang w:val="en-US" w:eastAsia="de-DE"/>
                </w:rPr>
                <w:t xml:space="preserve"> the </w:t>
              </w:r>
            </w:ins>
            <w:ins w:id="582" w:author="rolf" w:date="2020-02-15T20:33:00Z">
              <w:r>
                <w:rPr>
                  <w:lang w:val="en-US" w:eastAsia="de-DE"/>
                </w:rPr>
                <w:t>computed average brightness of the object.</w:t>
              </w:r>
            </w:ins>
          </w:p>
          <w:p w:rsidR="00A9018A" w:rsidRDefault="00A9018A">
            <w:pPr>
              <w:rPr>
                <w:ins w:id="583" w:author="rolf" w:date="2020-02-15T20:22:00Z"/>
                <w:lang w:val="en-US" w:eastAsia="de-DE"/>
              </w:rPr>
            </w:pPr>
            <w:ins w:id="584" w:author="rolf" w:date="2020-02-24T09:26:00Z">
              <w:r>
                <w:rPr>
                  <w:lang w:val="en-US" w:eastAsia="de-DE"/>
                </w:rPr>
                <w:t xml:space="preserve">Please note that the 8bit values entered here are scaled up </w:t>
              </w:r>
            </w:ins>
            <w:ins w:id="585" w:author="rolf" w:date="2020-02-24T09:27:00Z">
              <w:r>
                <w:rPr>
                  <w:lang w:val="en-US" w:eastAsia="de-DE"/>
                </w:rPr>
                <w:t>if the input frames are 16bit.</w:t>
              </w:r>
            </w:ins>
          </w:p>
        </w:tc>
      </w:tr>
    </w:tbl>
    <w:p w:rsidR="00A22753" w:rsidRDefault="00A22753" w:rsidP="00A22753">
      <w:pPr>
        <w:pStyle w:val="berschrift4"/>
        <w:spacing w:after="240"/>
        <w:rPr>
          <w:lang w:val="en-US"/>
        </w:rPr>
      </w:pPr>
    </w:p>
    <w:p w:rsidR="00A22753" w:rsidRPr="002B5809" w:rsidDel="00E94FE0" w:rsidRDefault="00A22753" w:rsidP="00A22753">
      <w:pPr>
        <w:pStyle w:val="berschrift4"/>
        <w:spacing w:after="240"/>
        <w:rPr>
          <w:del w:id="586" w:author="rolf" w:date="2020-02-24T09:05:00Z"/>
          <w:lang w:val="en-US"/>
        </w:rPr>
      </w:pPr>
      <w:del w:id="587" w:author="rolf" w:date="2020-02-24T09:05:00Z">
        <w:r w:rsidDel="00E94FE0">
          <w:rPr>
            <w:lang w:val="en-US"/>
          </w:rPr>
          <w:delText>Workflow parameters</w:delText>
        </w:r>
      </w:del>
    </w:p>
    <w:tbl>
      <w:tblPr>
        <w:tblStyle w:val="Tabellenraster"/>
        <w:tblW w:w="0" w:type="auto"/>
        <w:tblLayout w:type="fixed"/>
        <w:tblLook w:val="04A0" w:firstRow="1" w:lastRow="0" w:firstColumn="1" w:lastColumn="0" w:noHBand="0" w:noVBand="1"/>
      </w:tblPr>
      <w:tblGrid>
        <w:gridCol w:w="3438"/>
        <w:gridCol w:w="5850"/>
      </w:tblGrid>
      <w:tr w:rsidR="00A22753" w:rsidRPr="00F22FC7" w:rsidDel="00E94FE0" w:rsidTr="00202DC8">
        <w:trPr>
          <w:del w:id="588" w:author="rolf" w:date="2020-02-24T09:05:00Z"/>
        </w:trPr>
        <w:tc>
          <w:tcPr>
            <w:tcW w:w="3438" w:type="dxa"/>
          </w:tcPr>
          <w:p w:rsidR="00A22753" w:rsidRPr="002B5809" w:rsidDel="00E94FE0" w:rsidRDefault="00A22753" w:rsidP="00202DC8">
            <w:pPr>
              <w:rPr>
                <w:del w:id="589" w:author="rolf" w:date="2020-02-24T09:05:00Z"/>
                <w:b/>
                <w:lang w:val="en-US" w:eastAsia="de-DE"/>
              </w:rPr>
            </w:pPr>
            <w:del w:id="590" w:author="rolf" w:date="2020-02-24T09:05:00Z">
              <w:r w:rsidDel="00E94FE0">
                <w:rPr>
                  <w:b/>
                  <w:lang w:val="en-US" w:eastAsia="de-DE"/>
                </w:rPr>
                <w:delText>Write protocol to file</w:delText>
              </w:r>
            </w:del>
          </w:p>
        </w:tc>
        <w:tc>
          <w:tcPr>
            <w:tcW w:w="5850" w:type="dxa"/>
          </w:tcPr>
          <w:p w:rsidR="00A22753" w:rsidDel="00E94FE0" w:rsidRDefault="009C610B" w:rsidP="00202DC8">
            <w:pPr>
              <w:rPr>
                <w:del w:id="591" w:author="rolf" w:date="2020-02-24T09:05:00Z"/>
                <w:lang w:val="en-US" w:eastAsia="de-DE"/>
              </w:rPr>
            </w:pPr>
            <w:del w:id="592" w:author="rolf" w:date="2020-02-24T09:05:00Z">
              <w:r w:rsidDel="00E94FE0">
                <w:rPr>
                  <w:lang w:val="en-US" w:eastAsia="de-DE"/>
                </w:rPr>
                <w:delText xml:space="preserve">If checked, a protocol is written (appended) to the file </w:delText>
              </w:r>
              <w:r w:rsidR="00C52BC1" w:rsidDel="00E94FE0">
                <w:rPr>
                  <w:lang w:val="en-US" w:eastAsia="de-DE"/>
                </w:rPr>
                <w:delText>“Plan</w:delText>
              </w:r>
              <w:r w:rsidR="00C52BC1" w:rsidDel="00E94FE0">
                <w:rPr>
                  <w:lang w:val="en-US" w:eastAsia="de-DE"/>
                </w:rPr>
                <w:delText>e</w:delText>
              </w:r>
              <w:r w:rsidR="00C52BC1" w:rsidDel="00E94FE0">
                <w:rPr>
                  <w:lang w:val="en-US" w:eastAsia="de-DE"/>
                </w:rPr>
                <w:delText>tarySystemStacker.log” in the user’s home directory.</w:delText>
              </w:r>
            </w:del>
          </w:p>
        </w:tc>
      </w:tr>
      <w:tr w:rsidR="00A22753" w:rsidRPr="00F22FC7" w:rsidDel="00E94FE0" w:rsidTr="00202DC8">
        <w:trPr>
          <w:del w:id="593" w:author="rolf" w:date="2020-02-24T09:05:00Z"/>
        </w:trPr>
        <w:tc>
          <w:tcPr>
            <w:tcW w:w="3438" w:type="dxa"/>
          </w:tcPr>
          <w:p w:rsidR="00A22753" w:rsidRPr="002B5809" w:rsidDel="00E94FE0" w:rsidRDefault="00A22753" w:rsidP="00202DC8">
            <w:pPr>
              <w:rPr>
                <w:del w:id="594" w:author="rolf" w:date="2020-02-24T09:05:00Z"/>
                <w:b/>
                <w:lang w:val="en-US" w:eastAsia="de-DE"/>
              </w:rPr>
            </w:pPr>
            <w:del w:id="595" w:author="rolf" w:date="2020-02-24T09:05:00Z">
              <w:r w:rsidDel="00E94FE0">
                <w:rPr>
                  <w:b/>
                  <w:lang w:val="en-US" w:eastAsia="de-DE"/>
                </w:rPr>
                <w:delText>Protocol detail level</w:delText>
              </w:r>
            </w:del>
          </w:p>
        </w:tc>
        <w:tc>
          <w:tcPr>
            <w:tcW w:w="5850" w:type="dxa"/>
          </w:tcPr>
          <w:p w:rsidR="00C52BC1" w:rsidDel="00E94FE0" w:rsidRDefault="00C52BC1" w:rsidP="00202DC8">
            <w:pPr>
              <w:rPr>
                <w:del w:id="596" w:author="rolf" w:date="2020-02-24T09:05:00Z"/>
                <w:lang w:val="en-US" w:eastAsia="de-DE"/>
              </w:rPr>
            </w:pPr>
            <w:del w:id="597" w:author="rolf" w:date="2020-02-24T09:05:00Z">
              <w:r w:rsidDel="00E94FE0">
                <w:rPr>
                  <w:lang w:val="en-US" w:eastAsia="de-DE"/>
                </w:rPr>
                <w:delText>Level of protocol detail. 0: No protocol;</w:delText>
              </w:r>
              <w:r w:rsidR="0098560B" w:rsidDel="00E94FE0">
                <w:rPr>
                  <w:lang w:val="en-US" w:eastAsia="de-DE"/>
                </w:rPr>
                <w:delText xml:space="preserve"> </w:delText>
              </w:r>
              <w:r w:rsidDel="00E94FE0">
                <w:rPr>
                  <w:lang w:val="en-US" w:eastAsia="de-DE"/>
                </w:rPr>
                <w:delText>1: Only major steps listed; 2: Detailed info for each processing step.</w:delText>
              </w:r>
            </w:del>
          </w:p>
        </w:tc>
      </w:tr>
      <w:tr w:rsidR="00A22753" w:rsidRPr="00F22FC7" w:rsidDel="00E94FE0" w:rsidTr="00202DC8">
        <w:trPr>
          <w:del w:id="598" w:author="rolf" w:date="2020-02-24T09:05:00Z"/>
        </w:trPr>
        <w:tc>
          <w:tcPr>
            <w:tcW w:w="3438" w:type="dxa"/>
          </w:tcPr>
          <w:p w:rsidR="00A22753" w:rsidRPr="002B5809" w:rsidDel="00E94FE0" w:rsidRDefault="00A22753" w:rsidP="00202DC8">
            <w:pPr>
              <w:rPr>
                <w:del w:id="599" w:author="rolf" w:date="2020-02-24T09:05:00Z"/>
                <w:b/>
                <w:lang w:val="en-US" w:eastAsia="de-DE"/>
              </w:rPr>
            </w:pPr>
            <w:del w:id="600" w:author="rolf" w:date="2020-02-24T09:05:00Z">
              <w:r w:rsidDel="00E94FE0">
                <w:rPr>
                  <w:b/>
                  <w:lang w:val="en-US" w:eastAsia="de-DE"/>
                </w:rPr>
                <w:delText>Store protocol with results</w:delText>
              </w:r>
            </w:del>
          </w:p>
        </w:tc>
        <w:tc>
          <w:tcPr>
            <w:tcW w:w="5850" w:type="dxa"/>
          </w:tcPr>
          <w:p w:rsidR="00A22753" w:rsidRPr="002B5809" w:rsidDel="00E94FE0" w:rsidRDefault="00C52BC1" w:rsidP="00F2034A">
            <w:pPr>
              <w:rPr>
                <w:del w:id="601" w:author="rolf" w:date="2020-02-24T09:05:00Z"/>
                <w:lang w:val="en-US" w:eastAsia="de-DE"/>
              </w:rPr>
            </w:pPr>
            <w:del w:id="602" w:author="rolf" w:date="2020-02-24T09:05:00Z">
              <w:r w:rsidDel="00E94FE0">
                <w:rPr>
                  <w:lang w:val="en-US" w:eastAsia="de-DE"/>
                </w:rPr>
                <w:delText xml:space="preserve">If checked, </w:delText>
              </w:r>
              <w:r w:rsidR="00F2034A" w:rsidDel="00E94FE0">
                <w:rPr>
                  <w:lang w:val="en-US" w:eastAsia="de-DE"/>
                </w:rPr>
                <w:delText>in addition</w:delText>
              </w:r>
              <w:r w:rsidDel="00E94FE0">
                <w:rPr>
                  <w:lang w:val="en-US" w:eastAsia="de-DE"/>
                </w:rPr>
                <w:delText xml:space="preserve"> to the global protocol file, for every job the protocol section related to it is stored in a separate file along with the job result (extension “_stacking-log.txt” or “_postproc-log.txt”</w:delText>
              </w:r>
              <w:r w:rsidR="0098560B" w:rsidDel="00E94FE0">
                <w:rPr>
                  <w:lang w:val="en-US" w:eastAsia="de-DE"/>
                </w:rPr>
                <w:delText>, depending on the job type</w:delText>
              </w:r>
              <w:r w:rsidDel="00E94FE0">
                <w:rPr>
                  <w:lang w:val="en-US" w:eastAsia="de-DE"/>
                </w:rPr>
                <w:delText>).</w:delText>
              </w:r>
            </w:del>
          </w:p>
        </w:tc>
      </w:tr>
      <w:tr w:rsidR="00A22753" w:rsidRPr="00F22FC7" w:rsidDel="00E94FE0" w:rsidTr="00202DC8">
        <w:trPr>
          <w:del w:id="603" w:author="rolf" w:date="2020-02-24T09:05:00Z"/>
        </w:trPr>
        <w:tc>
          <w:tcPr>
            <w:tcW w:w="3438" w:type="dxa"/>
          </w:tcPr>
          <w:p w:rsidR="00A22753" w:rsidRPr="002B5809" w:rsidDel="00E94FE0" w:rsidRDefault="00A22753" w:rsidP="00202DC8">
            <w:pPr>
              <w:rPr>
                <w:del w:id="604" w:author="rolf" w:date="2020-02-24T09:05:00Z"/>
                <w:b/>
                <w:lang w:val="en-US" w:eastAsia="de-DE"/>
              </w:rPr>
            </w:pPr>
            <w:del w:id="605" w:author="rolf" w:date="2020-02-24T09:05:00Z">
              <w:r w:rsidDel="00E94FE0">
                <w:rPr>
                  <w:b/>
                  <w:lang w:val="en-US" w:eastAsia="de-DE"/>
                </w:rPr>
                <w:delText>Data buffering level</w:delText>
              </w:r>
            </w:del>
          </w:p>
        </w:tc>
        <w:tc>
          <w:tcPr>
            <w:tcW w:w="5850" w:type="dxa"/>
          </w:tcPr>
          <w:p w:rsidR="00A22753" w:rsidRPr="002B5809" w:rsidDel="00E94FE0" w:rsidRDefault="00C52BC1" w:rsidP="000B40FA">
            <w:pPr>
              <w:rPr>
                <w:del w:id="606" w:author="rolf" w:date="2020-02-24T09:05:00Z"/>
                <w:lang w:val="en-US" w:eastAsia="de-DE"/>
              </w:rPr>
            </w:pPr>
            <w:del w:id="607" w:author="rolf" w:date="2020-02-24T09:05:00Z">
              <w:r w:rsidDel="00E94FE0">
                <w:rPr>
                  <w:lang w:val="en-US" w:eastAsia="de-DE"/>
                </w:rPr>
                <w:delText>Specifies how much data PSS should keep in RAM for reuse. Possible values range from 0 (no buffering) to 4 (keep all inte</w:delText>
              </w:r>
              <w:r w:rsidDel="00E94FE0">
                <w:rPr>
                  <w:lang w:val="en-US" w:eastAsia="de-DE"/>
                </w:rPr>
                <w:delText>r</w:delText>
              </w:r>
              <w:r w:rsidDel="00E94FE0">
                <w:rPr>
                  <w:lang w:val="en-US" w:eastAsia="de-DE"/>
                </w:rPr>
                <w:delText xml:space="preserve">mediate results in RAM). </w:delText>
              </w:r>
              <w:r w:rsidR="000B40FA" w:rsidDel="00E94FE0">
                <w:rPr>
                  <w:lang w:val="en-US" w:eastAsia="de-DE"/>
                </w:rPr>
                <w:delText xml:space="preserve">It is recommended to use as high a value as possible. If not all data fit in memory, </w:delText>
              </w:r>
              <w:r w:rsidR="0098560B" w:rsidDel="00E94FE0">
                <w:rPr>
                  <w:lang w:val="en-US" w:eastAsia="de-DE"/>
                </w:rPr>
                <w:delText xml:space="preserve">however, </w:delText>
              </w:r>
              <w:r w:rsidR="000B40FA" w:rsidDel="00E94FE0">
                <w:rPr>
                  <w:lang w:val="en-US" w:eastAsia="de-DE"/>
                </w:rPr>
                <w:delText>it is be</w:delText>
              </w:r>
              <w:r w:rsidR="000B40FA" w:rsidDel="00E94FE0">
                <w:rPr>
                  <w:lang w:val="en-US" w:eastAsia="de-DE"/>
                </w:rPr>
                <w:delText>t</w:delText>
              </w:r>
              <w:r w:rsidR="000B40FA" w:rsidDel="00E94FE0">
                <w:rPr>
                  <w:lang w:val="en-US" w:eastAsia="de-DE"/>
                </w:rPr>
                <w:delText>ter to use a lower buffering level than relying on the paging mechanism of the operating system.</w:delText>
              </w:r>
            </w:del>
          </w:p>
        </w:tc>
      </w:tr>
      <w:tr w:rsidR="00A22753" w:rsidRPr="00F22FC7" w:rsidDel="00E94FE0" w:rsidTr="00202DC8">
        <w:trPr>
          <w:del w:id="608" w:author="rolf" w:date="2020-02-24T09:05:00Z"/>
        </w:trPr>
        <w:tc>
          <w:tcPr>
            <w:tcW w:w="3438" w:type="dxa"/>
          </w:tcPr>
          <w:p w:rsidR="00A22753" w:rsidDel="00E94FE0" w:rsidRDefault="00A22753" w:rsidP="00202DC8">
            <w:pPr>
              <w:rPr>
                <w:del w:id="609" w:author="rolf" w:date="2020-02-24T09:05:00Z"/>
                <w:b/>
                <w:lang w:val="en-US" w:eastAsia="de-DE"/>
              </w:rPr>
            </w:pPr>
            <w:del w:id="610" w:author="rolf" w:date="2020-02-24T09:05:00Z">
              <w:r w:rsidDel="00E94FE0">
                <w:rPr>
                  <w:b/>
                  <w:lang w:val="en-US" w:eastAsia="de-DE"/>
                </w:rPr>
                <w:delText>Stacking plus postprocessing</w:delText>
              </w:r>
            </w:del>
          </w:p>
        </w:tc>
        <w:tc>
          <w:tcPr>
            <w:tcW w:w="5850" w:type="dxa"/>
          </w:tcPr>
          <w:p w:rsidR="00A22753" w:rsidRPr="002B5809" w:rsidDel="00E94FE0" w:rsidRDefault="00E6140D" w:rsidP="00E6140D">
            <w:pPr>
              <w:rPr>
                <w:del w:id="611" w:author="rolf" w:date="2020-02-24T09:05:00Z"/>
                <w:lang w:val="en-US" w:eastAsia="de-DE"/>
              </w:rPr>
            </w:pPr>
            <w:del w:id="612" w:author="rolf" w:date="2020-02-24T09:05:00Z">
              <w:r w:rsidDel="00E94FE0">
                <w:rPr>
                  <w:lang w:val="en-US" w:eastAsia="de-DE"/>
                </w:rPr>
                <w:delText>Only used for stacking jobs: If checked, postprocessing is inclu</w:delText>
              </w:r>
              <w:r w:rsidDel="00E94FE0">
                <w:rPr>
                  <w:lang w:val="en-US" w:eastAsia="de-DE"/>
                </w:rPr>
                <w:delText>d</w:delText>
              </w:r>
              <w:r w:rsidDel="00E94FE0">
                <w:rPr>
                  <w:lang w:val="en-US" w:eastAsia="de-DE"/>
                </w:rPr>
                <w:delText>ed as an additional phase at the end of the stacking job. In this case, both the stacked summation image and the sharpened version are written to the file system.</w:delText>
              </w:r>
            </w:del>
          </w:p>
        </w:tc>
      </w:tr>
      <w:tr w:rsidR="00E22B3C" w:rsidRPr="00F22FC7" w:rsidDel="00E94FE0" w:rsidTr="00202DC8">
        <w:trPr>
          <w:del w:id="613" w:author="rolf" w:date="2020-02-24T09:05:00Z"/>
        </w:trPr>
        <w:tc>
          <w:tcPr>
            <w:tcW w:w="3438" w:type="dxa"/>
          </w:tcPr>
          <w:p w:rsidR="00E22B3C" w:rsidDel="00E94FE0" w:rsidRDefault="00E22B3C" w:rsidP="00202DC8">
            <w:pPr>
              <w:rPr>
                <w:del w:id="614" w:author="rolf" w:date="2020-02-24T09:05:00Z"/>
                <w:b/>
                <w:lang w:val="en-US" w:eastAsia="de-DE"/>
              </w:rPr>
            </w:pPr>
            <w:del w:id="615" w:author="rolf" w:date="2020-02-24T09:05:00Z">
              <w:r w:rsidDel="00E94FE0">
                <w:rPr>
                  <w:b/>
                  <w:lang w:val="en-US" w:eastAsia="de-DE"/>
                </w:rPr>
                <w:delText>Write images as</w:delText>
              </w:r>
            </w:del>
          </w:p>
        </w:tc>
        <w:tc>
          <w:tcPr>
            <w:tcW w:w="5850" w:type="dxa"/>
          </w:tcPr>
          <w:p w:rsidR="00E22B3C" w:rsidDel="00E94FE0" w:rsidRDefault="00E22B3C">
            <w:pPr>
              <w:rPr>
                <w:del w:id="616" w:author="rolf" w:date="2020-02-24T09:05:00Z"/>
                <w:lang w:val="en-US" w:eastAsia="de-DE"/>
              </w:rPr>
            </w:pPr>
            <w:del w:id="617" w:author="rolf" w:date="2020-02-24T09:05:00Z">
              <w:r w:rsidDel="00E94FE0">
                <w:rPr>
                  <w:lang w:val="en-US" w:eastAsia="de-DE"/>
                </w:rPr>
                <w:delText>Images resulting from stacking or postprocessing jobs can be written either in .tiff or .fits format. This parameter selects the format to be used in automatic save operations. I</w:delText>
              </w:r>
              <w:r w:rsidDel="00E94FE0">
                <w:rPr>
                  <w:lang w:val="en-US" w:eastAsia="de-DE"/>
                </w:rPr>
                <w:delText>n</w:delText>
              </w:r>
              <w:r w:rsidDel="00E94FE0">
                <w:rPr>
                  <w:lang w:val="en-US" w:eastAsia="de-DE"/>
                </w:rPr>
                <w:delText xml:space="preserve">dependent of this choice, the user can save images in </w:delText>
              </w:r>
            </w:del>
            <w:del w:id="618" w:author="rolf" w:date="2020-02-15T20:21:00Z">
              <w:r w:rsidDel="00EE4DB7">
                <w:rPr>
                  <w:lang w:val="en-US" w:eastAsia="de-DE"/>
                </w:rPr>
                <w:delText xml:space="preserve">both </w:delText>
              </w:r>
            </w:del>
            <w:del w:id="619" w:author="rolf" w:date="2020-02-24T09:05:00Z">
              <w:r w:rsidDel="00E94FE0">
                <w:rPr>
                  <w:lang w:val="en-US" w:eastAsia="de-DE"/>
                </w:rPr>
                <w:delText>formats by pressing the “Save as” buttons.</w:delText>
              </w:r>
            </w:del>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meters can be modified either in the configuration dialog (menu “Edit / Edit configuration”) or du</w:t>
      </w:r>
      <w:r>
        <w:rPr>
          <w:rFonts w:ascii="Frutiger 45 Light" w:eastAsia="Calibri" w:hAnsi="Frutiger 45 Light" w:cs="Times New Roman"/>
          <w:b w:val="0"/>
          <w:bCs w:val="0"/>
          <w:sz w:val="22"/>
          <w:szCs w:val="22"/>
          <w:lang w:val="en-US"/>
        </w:rPr>
        <w:t>r</w:t>
      </w:r>
      <w:r>
        <w:rPr>
          <w:rFonts w:ascii="Frutiger 45 Light" w:eastAsia="Calibri" w:hAnsi="Frutiger 45 Light" w:cs="Times New Roman"/>
          <w:b w:val="0"/>
          <w:bCs w:val="0"/>
          <w:sz w:val="22"/>
          <w:szCs w:val="22"/>
          <w:lang w:val="en-US"/>
        </w:rPr>
        <w:t xml:space="preserve">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Before PSS terminates, the current parameter set is written into the configuration file “PlanetarySy</w:t>
      </w:r>
      <w:r>
        <w:rPr>
          <w:rFonts w:ascii="Frutiger 45 Light" w:eastAsia="Calibri" w:hAnsi="Frutiger 45 Light" w:cs="Times New Roman"/>
          <w:b w:val="0"/>
          <w:bCs w:val="0"/>
          <w:sz w:val="22"/>
          <w:szCs w:val="22"/>
          <w:lang w:val="en-US"/>
        </w:rPr>
        <w:t>s</w:t>
      </w:r>
      <w:r>
        <w:rPr>
          <w:rFonts w:ascii="Frutiger 45 Light" w:eastAsia="Calibri" w:hAnsi="Frutiger 45 Light" w:cs="Times New Roman"/>
          <w:b w:val="0"/>
          <w:bCs w:val="0"/>
          <w:sz w:val="22"/>
          <w:szCs w:val="22"/>
          <w:lang w:val="en-US"/>
        </w:rPr>
        <w:t xml:space="preserve">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CE20C6" w:rsidRDefault="00CE20C6">
      <w:pPr>
        <w:spacing w:after="0" w:line="240" w:lineRule="auto"/>
        <w:rPr>
          <w:rFonts w:ascii="Arial" w:eastAsiaTheme="majorEastAsia" w:hAnsi="Arial" w:cstheme="majorBidi"/>
          <w:b/>
          <w:bCs/>
          <w:i/>
          <w:iCs/>
          <w:sz w:val="28"/>
          <w:szCs w:val="28"/>
          <w:lang w:val="en-US"/>
        </w:rPr>
      </w:pPr>
      <w:r>
        <w:rPr>
          <w:lang w:val="en-US"/>
        </w:rPr>
        <w:br w:type="page"/>
      </w:r>
    </w:p>
    <w:p w:rsidR="00CE20C6" w:rsidRPr="002B5809" w:rsidRDefault="00CE20C6" w:rsidP="00CE20C6">
      <w:pPr>
        <w:pStyle w:val="berschrift2"/>
        <w:numPr>
          <w:ilvl w:val="0"/>
          <w:numId w:val="0"/>
        </w:numPr>
        <w:rPr>
          <w:lang w:val="en-US"/>
        </w:rPr>
      </w:pPr>
      <w:bookmarkStart w:id="620" w:name="_Toc22028290"/>
      <w:bookmarkStart w:id="621" w:name="_Ref22028409"/>
      <w:bookmarkStart w:id="622" w:name="_Ref22030594"/>
      <w:r>
        <w:rPr>
          <w:lang w:val="en-US"/>
        </w:rPr>
        <w:lastRenderedPageBreak/>
        <w:t>Appendix</w:t>
      </w:r>
      <w:r w:rsidRPr="002B5809">
        <w:rPr>
          <w:lang w:val="en-US"/>
        </w:rPr>
        <w:t xml:space="preserve"> </w:t>
      </w:r>
      <w:r>
        <w:rPr>
          <w:lang w:val="en-US"/>
        </w:rPr>
        <w:t>B:</w:t>
      </w:r>
      <w:r w:rsidRPr="002B5809">
        <w:rPr>
          <w:lang w:val="en-US"/>
        </w:rPr>
        <w:t xml:space="preserve"> </w:t>
      </w:r>
      <w:r>
        <w:rPr>
          <w:lang w:val="en-US"/>
        </w:rPr>
        <w:t>Linux Installation Instructions</w:t>
      </w:r>
      <w:bookmarkEnd w:id="620"/>
      <w:bookmarkEnd w:id="621"/>
      <w:bookmarkEnd w:id="622"/>
    </w:p>
    <w:p w:rsidR="003127E8" w:rsidRDefault="003127E8" w:rsidP="003F140A">
      <w:pPr>
        <w:pStyle w:val="StandardWeb"/>
        <w:rPr>
          <w:rFonts w:ascii="Frutiger 45 Light" w:eastAsia="Calibri" w:hAnsi="Frutiger 45 Light"/>
          <w:sz w:val="22"/>
          <w:szCs w:val="22"/>
          <w:lang w:val="en-US"/>
        </w:rPr>
      </w:pPr>
      <w:del w:id="623" w:author="rolf" w:date="2020-02-22T09:59:00Z">
        <w:r w:rsidDel="005A2665">
          <w:rPr>
            <w:rFonts w:ascii="Frutiger 45 Light" w:eastAsia="Calibri" w:hAnsi="Frutiger 45 Light"/>
            <w:sz w:val="22"/>
            <w:szCs w:val="22"/>
            <w:lang w:val="en-US"/>
          </w:rPr>
          <w:delText>As an alternative to using a self-contained installer, the</w:delText>
        </w:r>
      </w:del>
      <w:ins w:id="624" w:author="rolf" w:date="2020-02-22T09:59:00Z">
        <w:r w:rsidR="005A2665">
          <w:rPr>
            <w:rFonts w:ascii="Frutiger 45 Light" w:eastAsia="Calibri" w:hAnsi="Frutiger 45 Light"/>
            <w:sz w:val="22"/>
            <w:szCs w:val="22"/>
            <w:lang w:val="en-US"/>
          </w:rPr>
          <w:t xml:space="preserve">The </w:t>
        </w:r>
      </w:ins>
      <w:del w:id="625" w:author="rolf" w:date="2020-02-22T10:02:00Z">
        <w:r w:rsidDel="001E4EC3">
          <w:rPr>
            <w:rFonts w:ascii="Frutiger 45 Light" w:eastAsia="Calibri" w:hAnsi="Frutiger 45 Light"/>
            <w:sz w:val="22"/>
            <w:szCs w:val="22"/>
            <w:lang w:val="en-US"/>
          </w:rPr>
          <w:delText xml:space="preserve"> </w:delText>
        </w:r>
      </w:del>
      <w:r>
        <w:rPr>
          <w:rFonts w:ascii="Frutiger 45 Light" w:eastAsia="Calibri" w:hAnsi="Frutiger 45 Light"/>
          <w:sz w:val="22"/>
          <w:szCs w:val="22"/>
          <w:lang w:val="en-US"/>
        </w:rPr>
        <w:t>following instructions show for various Linux distributions how the PSS source code can be installed together with the required Python 3 enviro</w:t>
      </w:r>
      <w:r>
        <w:rPr>
          <w:rFonts w:ascii="Frutiger 45 Light" w:eastAsia="Calibri" w:hAnsi="Frutiger 45 Light"/>
          <w:sz w:val="22"/>
          <w:szCs w:val="22"/>
          <w:lang w:val="en-US"/>
        </w:rPr>
        <w:t>n</w:t>
      </w:r>
      <w:r>
        <w:rPr>
          <w:rFonts w:ascii="Frutiger 45 Light" w:eastAsia="Calibri" w:hAnsi="Frutiger 45 Light"/>
          <w:sz w:val="22"/>
          <w:szCs w:val="22"/>
          <w:lang w:val="en-US"/>
        </w:rPr>
        <w:t>ment.</w:t>
      </w:r>
      <w:r w:rsidR="00065ECE">
        <w:rPr>
          <w:rFonts w:ascii="Frutiger 45 Light" w:eastAsia="Calibri" w:hAnsi="Frutiger 45 Light"/>
          <w:sz w:val="22"/>
          <w:szCs w:val="22"/>
          <w:lang w:val="en-US"/>
        </w:rPr>
        <w:t xml:space="preserve"> </w:t>
      </w:r>
      <w:ins w:id="626" w:author="rolf" w:date="2020-02-22T10:00:00Z">
        <w:r w:rsidR="005A2665">
          <w:rPr>
            <w:rFonts w:ascii="Frutiger 45 Light" w:eastAsia="Calibri" w:hAnsi="Frutiger 45 Light"/>
            <w:sz w:val="22"/>
            <w:szCs w:val="22"/>
            <w:lang w:val="en-US"/>
          </w:rPr>
          <w:t>In the first section</w:t>
        </w:r>
      </w:ins>
      <w:ins w:id="627" w:author="rolf" w:date="2020-02-22T10:02:00Z">
        <w:r w:rsidR="001E4EC3">
          <w:rPr>
            <w:rFonts w:ascii="Frutiger 45 Light" w:eastAsia="Calibri" w:hAnsi="Frutiger 45 Light"/>
            <w:sz w:val="22"/>
            <w:szCs w:val="22"/>
            <w:lang w:val="en-US"/>
          </w:rPr>
          <w:t>s</w:t>
        </w:r>
      </w:ins>
      <w:ins w:id="628" w:author="rolf" w:date="2020-02-22T10:00:00Z">
        <w:r w:rsidR="005A2665">
          <w:rPr>
            <w:rFonts w:ascii="Frutiger 45 Light" w:eastAsia="Calibri" w:hAnsi="Frutiger 45 Light"/>
            <w:sz w:val="22"/>
            <w:szCs w:val="22"/>
            <w:lang w:val="en-US"/>
          </w:rPr>
          <w:t xml:space="preserve">, </w:t>
        </w:r>
      </w:ins>
      <w:del w:id="629" w:author="rolf" w:date="2020-02-22T10:00:00Z">
        <w:r w:rsidR="00065ECE" w:rsidDel="005A2665">
          <w:rPr>
            <w:rFonts w:ascii="Frutiger 45 Light" w:eastAsia="Calibri" w:hAnsi="Frutiger 45 Light"/>
            <w:sz w:val="22"/>
            <w:szCs w:val="22"/>
            <w:lang w:val="en-US"/>
          </w:rPr>
          <w:delText>First,</w:delText>
        </w:r>
      </w:del>
      <w:del w:id="630" w:author="rolf" w:date="2020-02-22T10:02:00Z">
        <w:r w:rsidR="00065ECE" w:rsidDel="001E4EC3">
          <w:rPr>
            <w:rFonts w:ascii="Frutiger 45 Light" w:eastAsia="Calibri" w:hAnsi="Frutiger 45 Light"/>
            <w:sz w:val="22"/>
            <w:szCs w:val="22"/>
            <w:lang w:val="en-US"/>
          </w:rPr>
          <w:delText xml:space="preserve"> </w:delText>
        </w:r>
      </w:del>
      <w:r w:rsidR="00065ECE">
        <w:rPr>
          <w:rFonts w:ascii="Frutiger 45 Light" w:eastAsia="Calibri" w:hAnsi="Frutiger 45 Light"/>
          <w:sz w:val="22"/>
          <w:szCs w:val="22"/>
          <w:lang w:val="en-US"/>
        </w:rPr>
        <w:t xml:space="preserve">OS-specific instructions </w:t>
      </w:r>
      <w:ins w:id="631" w:author="rolf" w:date="2020-02-22T10:00:00Z">
        <w:r w:rsidR="001E4EC3">
          <w:rPr>
            <w:rFonts w:ascii="Frutiger 45 Light" w:eastAsia="Calibri" w:hAnsi="Frutiger 45 Light"/>
            <w:sz w:val="22"/>
            <w:szCs w:val="22"/>
            <w:lang w:val="en-US"/>
          </w:rPr>
          <w:t xml:space="preserve">are listed for a variety of popular </w:t>
        </w:r>
      </w:ins>
      <w:ins w:id="632" w:author="rolf" w:date="2020-02-22T10:01:00Z">
        <w:r w:rsidR="001E4EC3">
          <w:rPr>
            <w:rFonts w:ascii="Frutiger 45 Light" w:eastAsia="Calibri" w:hAnsi="Frutiger 45 Light"/>
            <w:sz w:val="22"/>
            <w:szCs w:val="22"/>
            <w:lang w:val="en-US"/>
          </w:rPr>
          <w:t>Linux distrib</w:t>
        </w:r>
        <w:r w:rsidR="001E4EC3">
          <w:rPr>
            <w:rFonts w:ascii="Frutiger 45 Light" w:eastAsia="Calibri" w:hAnsi="Frutiger 45 Light"/>
            <w:sz w:val="22"/>
            <w:szCs w:val="22"/>
            <w:lang w:val="en-US"/>
          </w:rPr>
          <w:t>u</w:t>
        </w:r>
        <w:r w:rsidR="001E4EC3">
          <w:rPr>
            <w:rFonts w:ascii="Frutiger 45 Light" w:eastAsia="Calibri" w:hAnsi="Frutiger 45 Light"/>
            <w:sz w:val="22"/>
            <w:szCs w:val="22"/>
            <w:lang w:val="en-US"/>
          </w:rPr>
          <w:t xml:space="preserve">tions. They </w:t>
        </w:r>
      </w:ins>
      <w:del w:id="633" w:author="rolf" w:date="2020-02-22T10:01:00Z">
        <w:r w:rsidR="00065ECE" w:rsidDel="001E4EC3">
          <w:rPr>
            <w:rFonts w:ascii="Frutiger 45 Light" w:eastAsia="Calibri" w:hAnsi="Frutiger 45 Light"/>
            <w:sz w:val="22"/>
            <w:szCs w:val="22"/>
            <w:lang w:val="en-US"/>
          </w:rPr>
          <w:delText xml:space="preserve">show how to </w:delText>
        </w:r>
      </w:del>
      <w:r w:rsidR="00065ECE">
        <w:rPr>
          <w:rFonts w:ascii="Frutiger 45 Light" w:eastAsia="Calibri" w:hAnsi="Frutiger 45 Light"/>
          <w:sz w:val="22"/>
          <w:szCs w:val="22"/>
          <w:lang w:val="en-US"/>
        </w:rPr>
        <w:t xml:space="preserve">prepare the Python 3 environment. </w:t>
      </w:r>
      <w:del w:id="634" w:author="rolf" w:date="2020-02-22T10:02:00Z">
        <w:r w:rsidR="00065ECE" w:rsidDel="001E4EC3">
          <w:rPr>
            <w:rFonts w:ascii="Frutiger 45 Light" w:eastAsia="Calibri" w:hAnsi="Frutiger 45 Light"/>
            <w:sz w:val="22"/>
            <w:szCs w:val="22"/>
            <w:lang w:val="en-US"/>
          </w:rPr>
          <w:delText>Finally, t</w:delText>
        </w:r>
      </w:del>
      <w:ins w:id="635" w:author="rolf" w:date="2020-02-22T10:02:00Z">
        <w:r w:rsidR="001E4EC3">
          <w:rPr>
            <w:rFonts w:ascii="Frutiger 45 Light" w:eastAsia="Calibri" w:hAnsi="Frutiger 45 Light"/>
            <w:sz w:val="22"/>
            <w:szCs w:val="22"/>
            <w:lang w:val="en-US"/>
          </w:rPr>
          <w:t>T</w:t>
        </w:r>
      </w:ins>
      <w:r w:rsidR="00065ECE">
        <w:rPr>
          <w:rFonts w:ascii="Frutiger 45 Light" w:eastAsia="Calibri" w:hAnsi="Frutiger 45 Light"/>
          <w:sz w:val="22"/>
          <w:szCs w:val="22"/>
          <w:lang w:val="en-US"/>
        </w:rPr>
        <w:t xml:space="preserve">he last section shows hot PSS itself is </w:t>
      </w:r>
      <w:proofErr w:type="gramStart"/>
      <w:r w:rsidR="00065ECE">
        <w:rPr>
          <w:rFonts w:ascii="Frutiger 45 Light" w:eastAsia="Calibri" w:hAnsi="Frutiger 45 Light"/>
          <w:sz w:val="22"/>
          <w:szCs w:val="22"/>
          <w:lang w:val="en-US"/>
        </w:rPr>
        <w:t>downloaded,</w:t>
      </w:r>
      <w:proofErr w:type="gramEnd"/>
      <w:r w:rsidR="00065ECE">
        <w:rPr>
          <w:rFonts w:ascii="Frutiger 45 Light" w:eastAsia="Calibri" w:hAnsi="Frutiger 45 Light"/>
          <w:sz w:val="22"/>
          <w:szCs w:val="22"/>
          <w:lang w:val="en-US"/>
        </w:rPr>
        <w:t xml:space="preserve"> installed and run. This </w:t>
      </w:r>
      <w:r w:rsidR="00F4051B">
        <w:rPr>
          <w:rFonts w:ascii="Frutiger 45 Light" w:eastAsia="Calibri" w:hAnsi="Frutiger 45 Light"/>
          <w:sz w:val="22"/>
          <w:szCs w:val="22"/>
          <w:lang w:val="en-US"/>
        </w:rPr>
        <w:t>last part is independent of the Linux distrib</w:t>
      </w:r>
      <w:r w:rsidR="00F4051B">
        <w:rPr>
          <w:rFonts w:ascii="Frutiger 45 Light" w:eastAsia="Calibri" w:hAnsi="Frutiger 45 Light"/>
          <w:sz w:val="22"/>
          <w:szCs w:val="22"/>
          <w:lang w:val="en-US"/>
        </w:rPr>
        <w:t>u</w:t>
      </w:r>
      <w:r w:rsidR="00F4051B">
        <w:rPr>
          <w:rFonts w:ascii="Frutiger 45 Light" w:eastAsia="Calibri" w:hAnsi="Frutiger 45 Light"/>
          <w:sz w:val="22"/>
          <w:szCs w:val="22"/>
          <w:lang w:val="en-US"/>
        </w:rPr>
        <w:t>tion</w:t>
      </w:r>
      <w:ins w:id="636" w:author="rolf" w:date="2020-02-22T10:02:00Z">
        <w:r w:rsidR="001E4EC3">
          <w:rPr>
            <w:rFonts w:ascii="Frutiger 45 Light" w:eastAsia="Calibri" w:hAnsi="Frutiger 45 Light"/>
            <w:sz w:val="22"/>
            <w:szCs w:val="22"/>
            <w:lang w:val="en-US"/>
          </w:rPr>
          <w:t xml:space="preserve"> used</w:t>
        </w:r>
      </w:ins>
      <w:r w:rsidR="00F4051B">
        <w:rPr>
          <w:rFonts w:ascii="Frutiger 45 Light" w:eastAsia="Calibri" w:hAnsi="Frutiger 45 Light"/>
          <w:sz w:val="22"/>
          <w:szCs w:val="22"/>
          <w:lang w:val="en-US"/>
        </w:rPr>
        <w:t>.</w:t>
      </w:r>
    </w:p>
    <w:p w:rsidR="003127E8" w:rsidRDefault="00393EF1" w:rsidP="003127E8">
      <w:pPr>
        <w:pStyle w:val="berschrift4"/>
        <w:rPr>
          <w:rFonts w:eastAsia="Calibri"/>
          <w:lang w:val="en-US"/>
        </w:rPr>
      </w:pPr>
      <w:r>
        <w:rPr>
          <w:rFonts w:eastAsia="Calibri"/>
          <w:lang w:val="en-US"/>
        </w:rPr>
        <w:t xml:space="preserve">Ubuntu / </w:t>
      </w:r>
      <w:proofErr w:type="spellStart"/>
      <w:r>
        <w:rPr>
          <w:rFonts w:eastAsia="Calibri"/>
          <w:lang w:val="en-US"/>
        </w:rPr>
        <w:t>Debian</w:t>
      </w:r>
      <w:proofErr w:type="spellEnd"/>
      <w:r w:rsidR="003127E8">
        <w:rPr>
          <w:rFonts w:eastAsia="Calibri"/>
          <w:lang w:val="en-US"/>
        </w:rPr>
        <w:t>:</w:t>
      </w:r>
    </w:p>
    <w:p w:rsidR="00393EF1" w:rsidRPr="00393EF1" w:rsidRDefault="00393EF1" w:rsidP="00393EF1">
      <w:pPr>
        <w:rPr>
          <w:lang w:val="en-US" w:eastAsia="de-DE"/>
        </w:rPr>
      </w:pPr>
      <w:r>
        <w:rPr>
          <w:lang w:val="en-US" w:eastAsia="de-DE"/>
        </w:rPr>
        <w:t xml:space="preserve">The following instructions were tested </w:t>
      </w:r>
      <w:r w:rsidRPr="00393EF1">
        <w:rPr>
          <w:lang w:val="en-US"/>
        </w:rPr>
        <w:t xml:space="preserve">using </w:t>
      </w:r>
      <w:proofErr w:type="spellStart"/>
      <w:r w:rsidRPr="00393EF1">
        <w:rPr>
          <w:lang w:val="en-US"/>
        </w:rPr>
        <w:t>Xubuntu</w:t>
      </w:r>
      <w:proofErr w:type="spellEnd"/>
      <w:r w:rsidRPr="00393EF1">
        <w:rPr>
          <w:lang w:val="en-US"/>
        </w:rPr>
        <w:t xml:space="preserve"> 18.04 LTS 64bit and </w:t>
      </w:r>
      <w:proofErr w:type="spellStart"/>
      <w:r w:rsidRPr="00393EF1">
        <w:rPr>
          <w:lang w:val="en-US"/>
        </w:rPr>
        <w:t>Debian</w:t>
      </w:r>
      <w:proofErr w:type="spellEnd"/>
      <w:r>
        <w:rPr>
          <w:lang w:val="en-US"/>
        </w:rPr>
        <w:t xml:space="preserve"> 10.1.0 amd64.</w:t>
      </w:r>
    </w:p>
    <w:p w:rsidR="003F140A" w:rsidRPr="00393EF1" w:rsidRDefault="003F140A"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w:t>
      </w:r>
      <w:r w:rsidR="00393EF1" w:rsidRPr="00393EF1">
        <w:rPr>
          <w:rFonts w:ascii="Frutiger 45 Light" w:eastAsia="Calibri" w:hAnsi="Frutiger 45 Light"/>
          <w:sz w:val="22"/>
          <w:szCs w:val="22"/>
          <w:lang w:val="en-US"/>
        </w:rPr>
        <w:t xml:space="preserve">PSS run under Ubuntu, or to install PSS from </w:t>
      </w:r>
      <w:proofErr w:type="spellStart"/>
      <w:r w:rsidR="00393EF1" w:rsidRPr="00393EF1">
        <w:rPr>
          <w:rFonts w:ascii="Frutiger 45 Light" w:eastAsia="Calibri" w:hAnsi="Frutiger 45 Light"/>
          <w:sz w:val="22"/>
          <w:szCs w:val="22"/>
          <w:lang w:val="en-US"/>
        </w:rPr>
        <w:t>github</w:t>
      </w:r>
      <w:proofErr w:type="spellEnd"/>
      <w:r w:rsidR="00393EF1" w:rsidRPr="00393EF1">
        <w:rPr>
          <w:rFonts w:ascii="Frutiger 45 Light" w:eastAsia="Calibri" w:hAnsi="Frutiger 45 Light"/>
          <w:sz w:val="22"/>
          <w:szCs w:val="22"/>
          <w:lang w:val="en-US"/>
        </w:rPr>
        <w:t>. This</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assumes python3 was installed during the installation of U</w:t>
      </w:r>
      <w:r w:rsidR="00393EF1" w:rsidRPr="00393EF1">
        <w:rPr>
          <w:rFonts w:ascii="Frutiger 45 Light" w:eastAsia="Calibri" w:hAnsi="Frutiger 45 Light"/>
          <w:sz w:val="22"/>
          <w:szCs w:val="22"/>
          <w:lang w:val="en-US"/>
        </w:rPr>
        <w:t>b</w:t>
      </w:r>
      <w:r w:rsidR="00393EF1" w:rsidRPr="00393EF1">
        <w:rPr>
          <w:rFonts w:ascii="Frutiger 45 Light" w:eastAsia="Calibri" w:hAnsi="Frutiger 45 Light"/>
          <w:sz w:val="22"/>
          <w:szCs w:val="22"/>
          <w:lang w:val="en-US"/>
        </w:rPr>
        <w:t>untu itself. The</w:t>
      </w:r>
      <w:r w:rsidR="009D0CD4">
        <w:rPr>
          <w:rFonts w:ascii="Frutiger 45 Light" w:eastAsia="Calibri" w:hAnsi="Frutiger 45 Light"/>
          <w:sz w:val="22"/>
          <w:szCs w:val="22"/>
          <w:lang w:val="en-US"/>
        </w:rPr>
        <w:t>y</w:t>
      </w:r>
      <w:r w:rsidR="00393EF1" w:rsidRPr="00393EF1">
        <w:rPr>
          <w:rFonts w:ascii="Frutiger 45 Light" w:eastAsia="Calibri" w:hAnsi="Frutiger 45 Light"/>
          <w:sz w:val="22"/>
          <w:szCs w:val="22"/>
          <w:lang w:val="en-US"/>
        </w:rPr>
        <w:t xml:space="preserve"> can</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 xml:space="preserve">also be installed through the </w:t>
      </w:r>
      <w:proofErr w:type="spellStart"/>
      <w:r w:rsidR="00393EF1" w:rsidRPr="00393EF1">
        <w:rPr>
          <w:rFonts w:ascii="Frutiger 45 Light" w:eastAsia="Calibri" w:hAnsi="Frutiger 45 Light"/>
          <w:sz w:val="22"/>
          <w:szCs w:val="22"/>
          <w:lang w:val="en-US"/>
        </w:rPr>
        <w:t>xwindows</w:t>
      </w:r>
      <w:proofErr w:type="spellEnd"/>
      <w:r w:rsidR="00393EF1" w:rsidRPr="00393EF1">
        <w:rPr>
          <w:rFonts w:ascii="Frutiger 45 Light" w:eastAsia="Calibri" w:hAnsi="Frutiger 45 Light"/>
          <w:sz w:val="22"/>
          <w:szCs w:val="22"/>
          <w:lang w:val="en-US"/>
        </w:rPr>
        <w:t xml:space="preserve"> program </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synaptic</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w:t>
      </w:r>
      <w:r w:rsidR="00393EF1">
        <w:rPr>
          <w:rFonts w:ascii="Frutiger 45 Light" w:eastAsia="Calibri" w:hAnsi="Frutiger 45 Light"/>
          <w:sz w:val="22"/>
          <w:szCs w:val="22"/>
          <w:lang w:val="en-US"/>
        </w:rPr>
        <w:t>py</w:t>
      </w:r>
      <w:r w:rsidRPr="003F140A">
        <w:rPr>
          <w:rFonts w:ascii="Frutiger 45 Light" w:eastAsia="Calibri" w:hAnsi="Frutiger 45 Light"/>
          <w:sz w:val="22"/>
          <w:szCs w:val="22"/>
          <w:lang w:val="en-US"/>
        </w:rPr>
        <w:t>qt5</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A038DC" w:rsidRDefault="00065ECE" w:rsidP="00065ECE">
      <w:pPr>
        <w:pStyle w:val="StandardWeb"/>
        <w:numPr>
          <w:ilvl w:val="0"/>
          <w:numId w:val="21"/>
        </w:numPr>
        <w:rPr>
          <w:rFonts w:ascii="Frutiger 45 Light" w:eastAsia="Calibri" w:hAnsi="Frutiger 45 Light"/>
          <w:sz w:val="22"/>
          <w:szCs w:val="22"/>
          <w:lang w:val="en-US"/>
        </w:rPr>
      </w:pPr>
      <w:r w:rsidRPr="00065ECE">
        <w:rPr>
          <w:rFonts w:ascii="Frutiger 45 Light" w:eastAsia="Calibri" w:hAnsi="Frutiger 45 Light"/>
          <w:sz w:val="22"/>
          <w:szCs w:val="22"/>
          <w:lang w:val="en-US"/>
        </w:rPr>
        <w:t>python3-skimage</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8C3B3B" w:rsidRDefault="008C3B3B" w:rsidP="008C3B3B">
      <w:pPr>
        <w:pStyle w:val="StandardWeb"/>
        <w:numPr>
          <w:ilvl w:val="0"/>
          <w:numId w:val="21"/>
        </w:numPr>
        <w:rPr>
          <w:rFonts w:ascii="Frutiger 45 Light" w:eastAsia="Calibri" w:hAnsi="Frutiger 45 Light"/>
          <w:sz w:val="22"/>
          <w:szCs w:val="22"/>
          <w:lang w:val="en-US"/>
        </w:rPr>
      </w:pPr>
      <w:r w:rsidRPr="008C3B3B">
        <w:rPr>
          <w:rFonts w:ascii="Frutiger 45 Light" w:eastAsia="Calibri" w:hAnsi="Frutiger 45 Light"/>
          <w:sz w:val="22"/>
          <w:szCs w:val="22"/>
          <w:lang w:val="en-US"/>
        </w:rPr>
        <w:t>python3-tk</w:t>
      </w:r>
    </w:p>
    <w:p w:rsidR="003F140A" w:rsidRPr="003F140A" w:rsidRDefault="003F140A" w:rsidP="00A038DC">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F140A" w:rsidRPr="003F140A" w:rsidRDefault="00065ECE" w:rsidP="00065ECE">
      <w:pPr>
        <w:pStyle w:val="StandardWeb"/>
        <w:rPr>
          <w:rFonts w:ascii="Frutiger 45 Light" w:eastAsia="Calibri" w:hAnsi="Frutiger 45 Light"/>
          <w:sz w:val="22"/>
          <w:szCs w:val="22"/>
          <w:lang w:val="en-US"/>
        </w:rPr>
      </w:pPr>
      <w:r w:rsidRPr="00065ECE">
        <w:rPr>
          <w:rFonts w:ascii="Frutiger 45 Light" w:eastAsia="Calibri" w:hAnsi="Frutiger 45 Light"/>
          <w:sz w:val="22"/>
          <w:szCs w:val="22"/>
          <w:lang w:val="en-US"/>
        </w:rPr>
        <w:t>Of course some of these may already be installed, and apt-get will tell you if you</w:t>
      </w:r>
      <w:r>
        <w:rPr>
          <w:rFonts w:ascii="Frutiger 45 Light" w:eastAsia="Calibri" w:hAnsi="Frutiger 45 Light"/>
          <w:sz w:val="22"/>
          <w:szCs w:val="22"/>
          <w:lang w:val="en-US"/>
        </w:rPr>
        <w:t xml:space="preserve"> </w:t>
      </w:r>
      <w:r w:rsidRPr="00065ECE">
        <w:rPr>
          <w:rFonts w:ascii="Frutiger 45 Light" w:eastAsia="Calibri" w:hAnsi="Frutiger 45 Light"/>
          <w:sz w:val="22"/>
          <w:szCs w:val="22"/>
          <w:lang w:val="en-US"/>
        </w:rPr>
        <w:t>try to install them again. (Either apt or apt-get can be used below</w:t>
      </w:r>
      <w:r>
        <w:rPr>
          <w:rFonts w:ascii="Frutiger 45 Light" w:eastAsia="Calibri" w:hAnsi="Frutiger 45 Light"/>
          <w:sz w:val="22"/>
          <w:szCs w:val="22"/>
          <w:lang w:val="en-US"/>
        </w:rPr>
        <w:t>.</w:t>
      </w:r>
      <w:r w:rsidRPr="00065ECE">
        <w:rPr>
          <w:rFonts w:ascii="Frutiger 45 Light" w:eastAsia="Calibri" w:hAnsi="Frutiger 45 Light"/>
          <w:sz w:val="22"/>
          <w:szCs w:val="22"/>
          <w:lang w:val="en-US"/>
        </w:rPr>
        <w:t>)</w:t>
      </w:r>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Alternatively you can </w:t>
      </w:r>
      <w:r w:rsidR="008C3B3B">
        <w:rPr>
          <w:rFonts w:ascii="Frutiger 45 Light" w:eastAsia="Calibri" w:hAnsi="Frutiger 45 Light"/>
          <w:sz w:val="22"/>
          <w:szCs w:val="22"/>
          <w:lang w:val="en-US"/>
        </w:rPr>
        <w:t>install</w:t>
      </w:r>
      <w:r w:rsidRPr="003F140A">
        <w:rPr>
          <w:rFonts w:ascii="Frutiger 45 Light" w:eastAsia="Calibri" w:hAnsi="Frutiger 45 Light"/>
          <w:sz w:val="22"/>
          <w:szCs w:val="22"/>
          <w:lang w:val="en-US"/>
        </w:rPr>
        <w:t xml:space="preserve"> them individually (from a terminal):</w:t>
      </w:r>
    </w:p>
    <w:p w:rsidR="003F140A" w:rsidRPr="00A038DC" w:rsidRDefault="003F140A" w:rsidP="008C3B3B">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w:t>
      </w:r>
      <w:r w:rsidR="00065ECE">
        <w:rPr>
          <w:rFonts w:ascii="Courier New" w:eastAsia="Calibri" w:hAnsi="Courier New" w:cs="Courier New"/>
          <w:sz w:val="22"/>
          <w:szCs w:val="22"/>
          <w:lang w:val="en-US"/>
        </w:rPr>
        <w:t>py</w:t>
      </w:r>
      <w:r w:rsidRPr="00A038DC">
        <w:rPr>
          <w:rFonts w:ascii="Courier New" w:eastAsia="Calibri" w:hAnsi="Courier New" w:cs="Courier New"/>
          <w:sz w:val="22"/>
          <w:szCs w:val="22"/>
          <w:lang w:val="en-US"/>
        </w:rPr>
        <w:t>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r w:rsidR="00065ECE" w:rsidRPr="00065ECE">
        <w:rPr>
          <w:rFonts w:ascii="Courier New" w:eastAsia="Calibri" w:hAnsi="Courier New" w:cs="Courier New"/>
          <w:sz w:val="22"/>
          <w:szCs w:val="22"/>
          <w:lang w:val="en-US"/>
        </w:rPr>
        <w:t>python3-skimage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python3-pip</w:t>
      </w:r>
      <w:r w:rsidR="008C3B3B">
        <w:rPr>
          <w:rFonts w:ascii="Courier New" w:eastAsia="Calibri" w:hAnsi="Courier New" w:cs="Courier New"/>
          <w:sz w:val="22"/>
          <w:szCs w:val="22"/>
          <w:lang w:val="en-US"/>
        </w:rPr>
        <w:br/>
      </w:r>
      <w:proofErr w:type="spellStart"/>
      <w:r w:rsidR="008C3B3B">
        <w:rPr>
          <w:rFonts w:ascii="Courier New" w:eastAsia="Calibri" w:hAnsi="Courier New" w:cs="Courier New"/>
          <w:sz w:val="22"/>
          <w:szCs w:val="22"/>
          <w:lang w:val="en-US"/>
        </w:rPr>
        <w:t>sudo</w:t>
      </w:r>
      <w:proofErr w:type="spellEnd"/>
      <w:r w:rsidR="008C3B3B">
        <w:rPr>
          <w:rFonts w:ascii="Courier New" w:eastAsia="Calibri" w:hAnsi="Courier New" w:cs="Courier New"/>
          <w:sz w:val="22"/>
          <w:szCs w:val="22"/>
          <w:lang w:val="en-US"/>
        </w:rPr>
        <w:t xml:space="preserve"> apt install python3-tk</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proofErr w:type="spellStart"/>
      <w:r w:rsidRPr="00A038DC">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A038DC" w:rsidRPr="00A038DC" w:rsidRDefault="00A038DC"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w:t>
      </w:r>
      <w:r w:rsidR="00065ECE">
        <w:rPr>
          <w:rFonts w:ascii="Courier New" w:eastAsia="Calibri" w:hAnsi="Courier New" w:cs="Courier New"/>
          <w:sz w:val="22"/>
          <w:szCs w:val="22"/>
          <w:lang w:val="en-US"/>
        </w:rPr>
        <w:t>3</w:t>
      </w:r>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mkl</w:t>
      </w:r>
      <w:proofErr w:type="spellEnd"/>
    </w:p>
    <w:p w:rsidR="00A038DC" w:rsidRDefault="003F140A" w:rsidP="003F140A">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r w:rsidR="00065ECE">
        <w:rPr>
          <w:rFonts w:ascii="Courier New" w:eastAsia="Calibri" w:hAnsi="Courier New" w:cs="Courier New"/>
          <w:sz w:val="22"/>
          <w:szCs w:val="22"/>
          <w:lang w:val="en-US"/>
        </w:rPr>
        <w:t>3</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F140A" w:rsidRPr="003F140A" w:rsidRDefault="00A038DC"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lastRenderedPageBreak/>
        <w:t>This trie</w:t>
      </w:r>
      <w:r w:rsidR="003F140A"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003F140A"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and it may give an error if python2.7 is not installed. One can ignore that error message.</w:t>
      </w:r>
    </w:p>
    <w:p w:rsidR="00A038DC"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93EF1" w:rsidRDefault="00393EF1" w:rsidP="00393EF1">
      <w:pPr>
        <w:pStyle w:val="berschrift4"/>
        <w:rPr>
          <w:rFonts w:eastAsia="Calibri"/>
          <w:lang w:val="en-US"/>
        </w:rPr>
      </w:pPr>
      <w:r>
        <w:rPr>
          <w:rFonts w:eastAsia="Calibri"/>
          <w:lang w:val="en-US"/>
        </w:rPr>
        <w:t>Fedora:</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PSS run under Fedora, or to install PSS from </w:t>
      </w:r>
      <w:proofErr w:type="spellStart"/>
      <w:r w:rsidRPr="003F140A">
        <w:rPr>
          <w:rFonts w:ascii="Frutiger 45 Light" w:eastAsia="Calibri" w:hAnsi="Frutiger 45 Light"/>
          <w:sz w:val="22"/>
          <w:szCs w:val="22"/>
          <w:lang w:val="en-US"/>
        </w:rPr>
        <w:t>github</w:t>
      </w:r>
      <w:proofErr w:type="spellEnd"/>
      <w:r w:rsidRPr="003F140A">
        <w:rPr>
          <w:rFonts w:ascii="Frutiger 45 Light" w:eastAsia="Calibri" w:hAnsi="Frutiger 45 Light"/>
          <w:sz w:val="22"/>
          <w:szCs w:val="22"/>
          <w:lang w:val="en-US"/>
        </w:rPr>
        <w:t>. This</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assumes python3 was installed during the installation of Fed</w:t>
      </w:r>
      <w:r w:rsidRPr="003F140A">
        <w:rPr>
          <w:rFonts w:ascii="Frutiger 45 Light" w:eastAsia="Calibri" w:hAnsi="Frutiger 45 Light"/>
          <w:sz w:val="22"/>
          <w:szCs w:val="22"/>
          <w:lang w:val="en-US"/>
        </w:rPr>
        <w:t>o</w:t>
      </w:r>
      <w:r w:rsidRPr="003F140A">
        <w:rPr>
          <w:rFonts w:ascii="Frutiger 45 Light" w:eastAsia="Calibri" w:hAnsi="Frutiger 45 Light"/>
          <w:sz w:val="22"/>
          <w:szCs w:val="22"/>
          <w:lang w:val="en-US"/>
        </w:rPr>
        <w:t xml:space="preserve">ra itself. </w:t>
      </w:r>
      <w:r w:rsidR="009D0CD4">
        <w:rPr>
          <w:rFonts w:ascii="Frutiger 45 Light" w:eastAsia="Calibri" w:hAnsi="Frutiger 45 Light"/>
          <w:sz w:val="22"/>
          <w:szCs w:val="22"/>
          <w:lang w:val="en-US"/>
        </w:rPr>
        <w:t>They</w:t>
      </w:r>
      <w:r w:rsidRPr="003F140A">
        <w:rPr>
          <w:rFonts w:ascii="Frutiger 45 Light" w:eastAsia="Calibri" w:hAnsi="Frutiger 45 Light"/>
          <w:sz w:val="22"/>
          <w:szCs w:val="22"/>
          <w:lang w:val="en-US"/>
        </w:rPr>
        <w:t xml:space="preserve"> can</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also be installe</w:t>
      </w:r>
      <w:r w:rsidR="009D0CD4">
        <w:rPr>
          <w:rFonts w:ascii="Frutiger 45 Light" w:eastAsia="Calibri" w:hAnsi="Frutiger 45 Light"/>
          <w:sz w:val="22"/>
          <w:szCs w:val="22"/>
          <w:lang w:val="en-US"/>
        </w:rPr>
        <w:t xml:space="preserve">d through the </w:t>
      </w:r>
      <w:proofErr w:type="spellStart"/>
      <w:r w:rsidR="009D0CD4">
        <w:rPr>
          <w:rFonts w:ascii="Frutiger 45 Light" w:eastAsia="Calibri" w:hAnsi="Frutiger 45 Light"/>
          <w:sz w:val="22"/>
          <w:szCs w:val="22"/>
          <w:lang w:val="en-US"/>
        </w:rPr>
        <w:t>xwindows</w:t>
      </w:r>
      <w:proofErr w:type="spellEnd"/>
      <w:r w:rsidR="009D0CD4">
        <w:rPr>
          <w:rFonts w:ascii="Frutiger 45 Light" w:eastAsia="Calibri" w:hAnsi="Frutiger 45 Light"/>
          <w:sz w:val="22"/>
          <w:szCs w:val="22"/>
          <w:lang w:val="en-US"/>
        </w:rPr>
        <w:t xml:space="preserve"> program “</w:t>
      </w:r>
      <w:proofErr w:type="spellStart"/>
      <w:r w:rsidR="009D0CD4">
        <w:rPr>
          <w:rFonts w:ascii="Frutiger 45 Light" w:eastAsia="Calibri" w:hAnsi="Frutiger 45 Light"/>
          <w:sz w:val="22"/>
          <w:szCs w:val="22"/>
          <w:lang w:val="en-US"/>
        </w:rPr>
        <w:t>dnfdragora</w:t>
      </w:r>
      <w:proofErr w:type="spellEnd"/>
      <w:r w:rsidR="009D0CD4">
        <w:rPr>
          <w:rFonts w:ascii="Frutiger 45 Light" w:eastAsia="Calibri" w:hAnsi="Frutiger 45 Light"/>
          <w:sz w:val="22"/>
          <w:szCs w:val="22"/>
          <w:lang w:val="en-US"/>
        </w:rPr>
        <w:t>”</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python3-qt5</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python3-scikit-image</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93EF1" w:rsidRPr="003F140A" w:rsidRDefault="00393EF1" w:rsidP="00393EF1">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Of course some of these may already be installed, and </w:t>
      </w:r>
      <w:proofErr w:type="spellStart"/>
      <w:r w:rsidRPr="003F140A">
        <w:rPr>
          <w:rFonts w:ascii="Frutiger 45 Light" w:eastAsia="Calibri" w:hAnsi="Frutiger 45 Light"/>
          <w:sz w:val="22"/>
          <w:szCs w:val="22"/>
          <w:lang w:val="en-US"/>
        </w:rPr>
        <w:t>dnf</w:t>
      </w:r>
      <w:proofErr w:type="spellEnd"/>
      <w:r w:rsidRPr="003F140A">
        <w:rPr>
          <w:rFonts w:ascii="Frutiger 45 Light" w:eastAsia="Calibri" w:hAnsi="Frutiger 45 Light"/>
          <w:sz w:val="22"/>
          <w:szCs w:val="22"/>
          <w:lang w:val="en-US"/>
        </w:rPr>
        <w:t xml:space="preserve"> will tell you if you</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try to install them again.</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 python3-matplotlib python3-psutil python3-qt5 python3-scipy python3-astropy python3-scikit-image python3-pip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python3-scikit-image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 install </w:t>
      </w:r>
      <w:proofErr w:type="spellStart"/>
      <w:r w:rsidRPr="00A038DC">
        <w:rPr>
          <w:rFonts w:ascii="Courier New" w:eastAsia="Calibri" w:hAnsi="Courier New" w:cs="Courier New"/>
          <w:sz w:val="22"/>
          <w:szCs w:val="22"/>
          <w:lang w:val="en-US"/>
        </w:rPr>
        <w:t>mkl</w:t>
      </w:r>
      <w:proofErr w:type="spellEnd"/>
    </w:p>
    <w:p w:rsidR="00393EF1" w:rsidRDefault="00393EF1" w:rsidP="00393EF1">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Pr>
          <w:rFonts w:ascii="Frutiger 45 Light" w:eastAsia="Calibri" w:hAnsi="Frutiger 45 Light"/>
          <w:sz w:val="22"/>
          <w:szCs w:val="22"/>
          <w:lang w:val="en-US"/>
        </w:rPr>
        <w:t>:</w:t>
      </w:r>
    </w:p>
    <w:p w:rsidR="00393EF1" w:rsidRPr="00A038DC" w:rsidRDefault="00393EF1" w:rsidP="00393EF1">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93EF1" w:rsidRPr="003F140A" w:rsidRDefault="00393EF1" w:rsidP="00393EF1">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This trie</w:t>
      </w:r>
      <w:r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and it may give an error if python2.7 is not installed. One can ignore that error message.</w:t>
      </w:r>
    </w:p>
    <w:p w:rsidR="00393EF1" w:rsidRDefault="00393EF1"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lastRenderedPageBreak/>
        <w:t>This is a somewhat long installation and takes a few minutes or so</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2C1E76" w:rsidRDefault="002C1E76" w:rsidP="002C1E76">
      <w:pPr>
        <w:pStyle w:val="berschrift4"/>
        <w:rPr>
          <w:rFonts w:eastAsia="Calibri"/>
          <w:lang w:val="en-US"/>
        </w:rPr>
      </w:pPr>
      <w:proofErr w:type="spellStart"/>
      <w:proofErr w:type="gramStart"/>
      <w:r>
        <w:rPr>
          <w:rFonts w:eastAsia="Calibri"/>
          <w:lang w:val="en-US"/>
        </w:rPr>
        <w:t>openSUSE</w:t>
      </w:r>
      <w:proofErr w:type="spellEnd"/>
      <w:proofErr w:type="gramEnd"/>
      <w:r>
        <w:rPr>
          <w:rFonts w:eastAsia="Calibri"/>
          <w:lang w:val="en-US"/>
        </w:rPr>
        <w:t>:</w:t>
      </w:r>
    </w:p>
    <w:p w:rsidR="002C1E76" w:rsidRPr="002C1E76" w:rsidRDefault="002C1E76" w:rsidP="002C1E76">
      <w:pPr>
        <w:pStyle w:val="StandardWeb"/>
        <w:rPr>
          <w:rFonts w:ascii="Frutiger 45 Light" w:eastAsia="Calibri" w:hAnsi="Frutiger 45 Light"/>
          <w:sz w:val="22"/>
          <w:szCs w:val="22"/>
          <w:lang w:val="en-US"/>
        </w:rPr>
      </w:pPr>
      <w:proofErr w:type="gramStart"/>
      <w:r>
        <w:rPr>
          <w:rFonts w:ascii="Frutiger 45 Light" w:eastAsia="Calibri" w:hAnsi="Frutiger 45 Light"/>
          <w:sz w:val="22"/>
          <w:szCs w:val="22"/>
          <w:lang w:val="en-US"/>
        </w:rPr>
        <w:t>S</w:t>
      </w:r>
      <w:r w:rsidRPr="002C1E76">
        <w:rPr>
          <w:rFonts w:ascii="Frutiger 45 Light" w:eastAsia="Calibri" w:hAnsi="Frutiger 45 Light"/>
          <w:sz w:val="22"/>
          <w:szCs w:val="22"/>
          <w:lang w:val="en-US"/>
        </w:rPr>
        <w:t>etup as gnome workstation</w:t>
      </w:r>
      <w:r>
        <w:rPr>
          <w:rFonts w:ascii="Frutiger 45 Light" w:eastAsia="Calibri" w:hAnsi="Frutiger 45 Light"/>
          <w:sz w:val="22"/>
          <w:szCs w:val="22"/>
          <w:lang w:val="en-US"/>
        </w:rPr>
        <w:t>.</w:t>
      </w:r>
      <w:proofErr w:type="gramEnd"/>
      <w:r>
        <w:rPr>
          <w:rFonts w:ascii="Frutiger 45 Light" w:eastAsia="Calibri" w:hAnsi="Frutiger 45 Light"/>
          <w:sz w:val="22"/>
          <w:szCs w:val="22"/>
          <w:lang w:val="en-US"/>
        </w:rPr>
        <w:t xml:space="preserve"> Python3 is already provided by the standard installation. Install the follo</w:t>
      </w:r>
      <w:r>
        <w:rPr>
          <w:rFonts w:ascii="Frutiger 45 Light" w:eastAsia="Calibri" w:hAnsi="Frutiger 45 Light"/>
          <w:sz w:val="22"/>
          <w:szCs w:val="22"/>
          <w:lang w:val="en-US"/>
        </w:rPr>
        <w:t>w</w:t>
      </w:r>
      <w:r>
        <w:rPr>
          <w:rFonts w:ascii="Frutiger 45 Light" w:eastAsia="Calibri" w:hAnsi="Frutiger 45 Light"/>
          <w:sz w:val="22"/>
          <w:szCs w:val="22"/>
          <w:lang w:val="en-US"/>
        </w:rPr>
        <w:t>ing additional libraries:</w:t>
      </w:r>
    </w:p>
    <w:p w:rsidR="002C1E76" w:rsidRPr="002C1E76" w:rsidRDefault="002C1E76" w:rsidP="002C1E76">
      <w:pPr>
        <w:pStyle w:val="StandardWeb"/>
        <w:ind w:left="709"/>
        <w:rPr>
          <w:rFonts w:ascii="Courier New" w:eastAsia="Calibri" w:hAnsi="Courier New" w:cs="Courier New"/>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python3-qt5</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python3-devel</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gcc</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git</w:t>
      </w:r>
      <w:proofErr w:type="spellEnd"/>
    </w:p>
    <w:p w:rsidR="002C1E76" w:rsidRDefault="002C1E76" w:rsidP="002C1E76">
      <w:pPr>
        <w:pStyle w:val="StandardWeb"/>
        <w:ind w:left="709"/>
        <w:rPr>
          <w:rFonts w:ascii="Frutiger 45 Light" w:eastAsia="Calibri" w:hAnsi="Frutiger 45 Light"/>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pip3 install pip --upgrade</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opencv</w:t>
      </w:r>
      <w:proofErr w:type="spellEnd"/>
      <w:r w:rsidRPr="002C1E76">
        <w:rPr>
          <w:rFonts w:ascii="Courier New" w:eastAsia="Calibri" w:hAnsi="Courier New" w:cs="Courier New"/>
          <w:sz w:val="22"/>
          <w:szCs w:val="22"/>
          <w:lang w:val="en-US"/>
        </w:rPr>
        <w:t xml:space="preserve">-python </w:t>
      </w:r>
      <w:proofErr w:type="spellStart"/>
      <w:r w:rsidRPr="002C1E76">
        <w:rPr>
          <w:rFonts w:ascii="Courier New" w:eastAsia="Calibri" w:hAnsi="Courier New" w:cs="Courier New"/>
          <w:sz w:val="22"/>
          <w:szCs w:val="22"/>
          <w:lang w:val="en-US"/>
        </w:rPr>
        <w:t>matplotlib</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psutil</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scipy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astropy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scikit</w:t>
      </w:r>
      <w:proofErr w:type="spellEnd"/>
      <w:r w:rsidRPr="002C1E76">
        <w:rPr>
          <w:rFonts w:ascii="Courier New" w:eastAsia="Calibri" w:hAnsi="Courier New" w:cs="Courier New"/>
          <w:sz w:val="22"/>
          <w:szCs w:val="22"/>
          <w:lang w:val="en-US"/>
        </w:rPr>
        <w:t xml:space="preserve">-image </w:t>
      </w:r>
      <w:proofErr w:type="spellStart"/>
      <w:r w:rsidRPr="002C1E76">
        <w:rPr>
          <w:rFonts w:ascii="Courier New" w:eastAsia="Calibri" w:hAnsi="Courier New" w:cs="Courier New"/>
          <w:sz w:val="22"/>
          <w:szCs w:val="22"/>
          <w:lang w:val="en-US"/>
        </w:rPr>
        <w:t>mkl</w:t>
      </w:r>
      <w:proofErr w:type="spellEnd"/>
      <w:r w:rsidRPr="002C1E76">
        <w:rPr>
          <w:rFonts w:ascii="Courier New" w:eastAsia="Calibri" w:hAnsi="Courier New" w:cs="Courier New"/>
          <w:sz w:val="22"/>
          <w:szCs w:val="22"/>
          <w:lang w:val="en-US"/>
        </w:rPr>
        <w:br/>
      </w:r>
    </w:p>
    <w:p w:rsidR="00393EF1" w:rsidRDefault="00393EF1" w:rsidP="00393EF1">
      <w:pPr>
        <w:pStyle w:val="berschrift4"/>
        <w:rPr>
          <w:rFonts w:eastAsia="Calibri"/>
          <w:lang w:val="en-US"/>
        </w:rPr>
      </w:pPr>
      <w:r>
        <w:rPr>
          <w:rFonts w:eastAsia="Calibri"/>
          <w:lang w:val="en-US"/>
        </w:rPr>
        <w:t>Installation of PSS (same for all Linux distributions):</w:t>
      </w:r>
    </w:p>
    <w:p w:rsidR="003F140A" w:rsidRPr="003F140A" w:rsidRDefault="00393EF1"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When the Python3 environment is completed according to the OS-specific instructions above, t</w:t>
      </w:r>
      <w:r w:rsidR="003F140A" w:rsidRPr="003F140A">
        <w:rPr>
          <w:rFonts w:ascii="Frutiger 45 Light" w:eastAsia="Calibri" w:hAnsi="Frutiger 45 Light"/>
          <w:sz w:val="22"/>
          <w:szCs w:val="22"/>
          <w:lang w:val="en-US"/>
        </w:rPr>
        <w:t xml:space="preserve">o install PSS from </w:t>
      </w:r>
      <w:proofErr w:type="spellStart"/>
      <w:r w:rsidR="003F140A" w:rsidRPr="003F140A">
        <w:rPr>
          <w:rFonts w:ascii="Frutiger 45 Light" w:eastAsia="Calibri" w:hAnsi="Frutiger 45 Light"/>
          <w:sz w:val="22"/>
          <w:szCs w:val="22"/>
          <w:lang w:val="en-US"/>
        </w:rPr>
        <w:t>github</w:t>
      </w:r>
      <w:proofErr w:type="spellEnd"/>
      <w:r w:rsidR="003F140A" w:rsidRPr="003F140A">
        <w:rPr>
          <w:rFonts w:ascii="Frutiger 45 Light" w:eastAsia="Calibri" w:hAnsi="Frutiger 45 Light"/>
          <w:sz w:val="22"/>
          <w:szCs w:val="22"/>
          <w:lang w:val="en-US"/>
        </w:rPr>
        <w:t xml:space="preserve"> the following steps</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are needed.</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It needs to be installed in the /opt directory</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
    <w:p w:rsidR="003F140A" w:rsidRPr="003F140A" w:rsidRDefault="003F140A" w:rsidP="00A038DC">
      <w:pPr>
        <w:pStyle w:val="StandardWeb"/>
        <w:ind w:firstLine="709"/>
        <w:rPr>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git</w:t>
      </w:r>
      <w:proofErr w:type="spellEnd"/>
      <w:r w:rsidRPr="00A038DC">
        <w:rPr>
          <w:rFonts w:ascii="Courier New" w:eastAsia="Calibri" w:hAnsi="Courier New" w:cs="Courier New"/>
          <w:sz w:val="22"/>
          <w:szCs w:val="22"/>
          <w:lang w:val="en-US"/>
        </w:rPr>
        <w:t xml:space="preserve"> clone</w:t>
      </w:r>
      <w:r w:rsidRPr="003F140A">
        <w:rPr>
          <w:lang w:val="en-US"/>
        </w:rPr>
        <w:t xml:space="preserve"> </w:t>
      </w:r>
      <w:r w:rsidR="005A2665">
        <w:fldChar w:fldCharType="begin"/>
      </w:r>
      <w:r w:rsidR="005A2665" w:rsidRPr="005A2665">
        <w:rPr>
          <w:lang w:val="en-US"/>
          <w:rPrChange w:id="637" w:author="rolf" w:date="2020-02-22T09:50:00Z">
            <w:rPr/>
          </w:rPrChange>
        </w:rPr>
        <w:instrText xml:space="preserve"> HYPERLINK "https://github.com/Rolf-Hempel/PlanetarySystemStacker.git" \o "External link" </w:instrText>
      </w:r>
      <w:r w:rsidR="005A2665">
        <w:fldChar w:fldCharType="separate"/>
      </w:r>
      <w:r w:rsidRPr="003F140A">
        <w:rPr>
          <w:rStyle w:val="Hyperlink"/>
          <w:lang w:val="en-US"/>
        </w:rPr>
        <w:t>https://github.com/R...stemStacker.git</w:t>
      </w:r>
      <w:r w:rsidR="005A2665">
        <w:rPr>
          <w:rStyle w:val="Hyperlink"/>
          <w:lang w:val="en-US"/>
        </w:rPr>
        <w:fldChar w:fldCharType="end"/>
      </w:r>
    </w:p>
    <w:p w:rsidR="003F140A" w:rsidRPr="00A038DC" w:rsidRDefault="003F140A" w:rsidP="003F140A">
      <w:pPr>
        <w:pStyle w:val="StandardWeb"/>
        <w:rPr>
          <w:rFonts w:ascii="Frutiger 45 Light" w:eastAsia="Calibri" w:hAnsi="Frutiger 45 Light"/>
          <w:sz w:val="22"/>
          <w:szCs w:val="22"/>
          <w:lang w:val="en-US"/>
        </w:rPr>
      </w:pPr>
      <w:r w:rsidRPr="00A038DC">
        <w:rPr>
          <w:rFonts w:ascii="Frutiger 45 Light" w:eastAsia="Calibri" w:hAnsi="Frutiger 45 Light"/>
          <w:sz w:val="22"/>
          <w:szCs w:val="22"/>
          <w:lang w:val="en-US"/>
        </w:rPr>
        <w:t>When the downlo</w:t>
      </w:r>
      <w:r w:rsidR="003127E8">
        <w:rPr>
          <w:rFonts w:ascii="Frutiger 45 Light" w:eastAsia="Calibri" w:hAnsi="Frutiger 45 Light"/>
          <w:sz w:val="22"/>
          <w:szCs w:val="22"/>
          <w:lang w:val="en-US"/>
        </w:rPr>
        <w:t>ad is complete:</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roofErr w:type="spellStart"/>
      <w:r w:rsidRPr="00A038DC">
        <w:rPr>
          <w:rFonts w:ascii="Courier New" w:eastAsia="Calibri" w:hAnsi="Courier New" w:cs="Courier New"/>
          <w:sz w:val="22"/>
          <w:szCs w:val="22"/>
          <w:lang w:val="en-US"/>
        </w:rPr>
        <w:t>PlanetarySystemStacker</w:t>
      </w:r>
      <w:proofErr w:type="spellEnd"/>
      <w:r w:rsidRPr="00A038DC">
        <w:rPr>
          <w:rFonts w:ascii="Courier New" w:eastAsia="Calibri" w:hAnsi="Courier New" w:cs="Courier New"/>
          <w:sz w:val="22"/>
          <w:szCs w:val="22"/>
          <w:lang w:val="en-US"/>
        </w:rPr>
        <w:t>/Source</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Now </w:t>
      </w:r>
      <w:r w:rsidR="00A038DC">
        <w:rPr>
          <w:rFonts w:ascii="Frutiger 45 Light" w:eastAsia="Calibri" w:hAnsi="Frutiger 45 Light"/>
          <w:sz w:val="22"/>
          <w:szCs w:val="22"/>
          <w:lang w:val="en-US"/>
        </w:rPr>
        <w:t>you can</w:t>
      </w:r>
      <w:r w:rsidR="003F140A" w:rsidRPr="00A038DC">
        <w:rPr>
          <w:rFonts w:ascii="Frutiger 45 Light" w:eastAsia="Calibri" w:hAnsi="Frutiger 45 Light"/>
          <w:sz w:val="22"/>
          <w:szCs w:val="22"/>
          <w:lang w:val="en-US"/>
        </w:rPr>
        <w:t xml:space="preserve"> run </w:t>
      </w:r>
      <w:r w:rsidR="00A038DC">
        <w:rPr>
          <w:rFonts w:ascii="Frutiger 45 Light" w:eastAsia="Calibri" w:hAnsi="Frutiger 45 Light"/>
          <w:sz w:val="22"/>
          <w:szCs w:val="22"/>
          <w:lang w:val="en-US"/>
        </w:rPr>
        <w:t>PSS</w:t>
      </w:r>
      <w:r w:rsidR="003F140A" w:rsidRPr="00A038DC">
        <w:rPr>
          <w:rFonts w:ascii="Frutiger 45 Light" w:eastAsia="Calibri" w:hAnsi="Frutiger 45 Light"/>
          <w:sz w:val="22"/>
          <w:szCs w:val="22"/>
          <w:lang w:val="en-US"/>
        </w:rPr>
        <w:t xml:space="preserve"> with the following command</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planetary_system_stacker.py</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O</w:t>
      </w:r>
      <w:r w:rsidR="00A038DC">
        <w:rPr>
          <w:rFonts w:ascii="Frutiger 45 Light" w:eastAsia="Calibri" w:hAnsi="Frutiger 45 Light"/>
          <w:sz w:val="22"/>
          <w:szCs w:val="22"/>
          <w:lang w:val="en-US"/>
        </w:rPr>
        <w:t xml:space="preserve">r from your home directory </w:t>
      </w:r>
      <w:r w:rsidR="003F140A" w:rsidRPr="00A038DC">
        <w:rPr>
          <w:rFonts w:ascii="Frutiger 45 Light" w:eastAsia="Calibri" w:hAnsi="Frutiger 45 Light"/>
          <w:sz w:val="22"/>
          <w:szCs w:val="22"/>
          <w:lang w:val="en-US"/>
        </w:rPr>
        <w:t>(this command can be put into a launcher to automate running)</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/opt/PlanetarySystemStacker/Source/planetary_system_stacker.py</w:t>
      </w:r>
    </w:p>
    <w:p w:rsidR="007B7ADA" w:rsidRPr="002B5809" w:rsidRDefault="007B7ADA" w:rsidP="00A22753">
      <w:pPr>
        <w:rPr>
          <w:lang w:val="en-US" w:eastAsia="de-DE"/>
        </w:rPr>
      </w:pPr>
    </w:p>
    <w:sectPr w:rsidR="007B7ADA" w:rsidRPr="002B5809">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4802" w:rsidRDefault="00BA4802" w:rsidP="00543598">
      <w:pPr>
        <w:spacing w:after="0" w:line="240" w:lineRule="auto"/>
      </w:pPr>
      <w:r>
        <w:separator/>
      </w:r>
    </w:p>
  </w:endnote>
  <w:endnote w:type="continuationSeparator" w:id="0">
    <w:p w:rsidR="00BA4802" w:rsidRDefault="00BA4802"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Light"/>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F22FC7" w:rsidRDefault="00F22FC7" w:rsidP="00543598">
        <w:pPr>
          <w:pStyle w:val="Fuzeile"/>
          <w:jc w:val="center"/>
        </w:pPr>
        <w:r>
          <w:fldChar w:fldCharType="begin"/>
        </w:r>
        <w:r>
          <w:instrText>PAGE   \* MERGEFORMAT</w:instrText>
        </w:r>
        <w:r>
          <w:fldChar w:fldCharType="separate"/>
        </w:r>
        <w:r w:rsidR="00E56E8E">
          <w:rPr>
            <w:noProof/>
          </w:rPr>
          <w:t>24</w:t>
        </w:r>
        <w:r>
          <w:fldChar w:fldCharType="end"/>
        </w:r>
      </w:p>
    </w:sdtContent>
  </w:sdt>
  <w:p w:rsidR="00F22FC7" w:rsidRDefault="00F22FC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4802" w:rsidRDefault="00BA4802" w:rsidP="00543598">
      <w:pPr>
        <w:spacing w:after="0" w:line="240" w:lineRule="auto"/>
      </w:pPr>
      <w:r>
        <w:separator/>
      </w:r>
    </w:p>
  </w:footnote>
  <w:footnote w:type="continuationSeparator" w:id="0">
    <w:p w:rsidR="00BA4802" w:rsidRDefault="00BA4802"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E74875"/>
    <w:multiLevelType w:val="hybridMultilevel"/>
    <w:tmpl w:val="D11EE1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nsid w:val="1D2834C6"/>
    <w:multiLevelType w:val="hybridMultilevel"/>
    <w:tmpl w:val="A1A026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BA2732"/>
    <w:multiLevelType w:val="hybridMultilevel"/>
    <w:tmpl w:val="C158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3">
    <w:nsid w:val="3A6C7F07"/>
    <w:multiLevelType w:val="hybridMultilevel"/>
    <w:tmpl w:val="E4C4EB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3E865FD"/>
    <w:multiLevelType w:val="hybridMultilevel"/>
    <w:tmpl w:val="E5300B00"/>
    <w:lvl w:ilvl="0" w:tplc="0407000F">
      <w:start w:val="1"/>
      <w:numFmt w:val="decimal"/>
      <w:lvlText w:val="%1."/>
      <w:lvlJc w:val="left"/>
      <w:pPr>
        <w:ind w:left="767" w:hanging="360"/>
      </w:pPr>
      <w:rPr>
        <w:rFonts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7">
    <w:nsid w:val="443A3945"/>
    <w:multiLevelType w:val="hybridMultilevel"/>
    <w:tmpl w:val="9C528F36"/>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8">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C3B6400"/>
    <w:multiLevelType w:val="hybridMultilevel"/>
    <w:tmpl w:val="1924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EA320AC"/>
    <w:multiLevelType w:val="hybridMultilevel"/>
    <w:tmpl w:val="3072F7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6"/>
  </w:num>
  <w:num w:numId="4">
    <w:abstractNumId w:val="18"/>
  </w:num>
  <w:num w:numId="5">
    <w:abstractNumId w:val="23"/>
  </w:num>
  <w:num w:numId="6">
    <w:abstractNumId w:val="10"/>
  </w:num>
  <w:num w:numId="7">
    <w:abstractNumId w:val="1"/>
  </w:num>
  <w:num w:numId="8">
    <w:abstractNumId w:val="5"/>
  </w:num>
  <w:num w:numId="9">
    <w:abstractNumId w:val="8"/>
  </w:num>
  <w:num w:numId="10">
    <w:abstractNumId w:val="12"/>
  </w:num>
  <w:num w:numId="11">
    <w:abstractNumId w:val="0"/>
  </w:num>
  <w:num w:numId="12">
    <w:abstractNumId w:val="9"/>
  </w:num>
  <w:num w:numId="13">
    <w:abstractNumId w:val="7"/>
  </w:num>
  <w:num w:numId="14">
    <w:abstractNumId w:val="20"/>
  </w:num>
  <w:num w:numId="15">
    <w:abstractNumId w:val="14"/>
  </w:num>
  <w:num w:numId="16">
    <w:abstractNumId w:val="15"/>
  </w:num>
  <w:num w:numId="17">
    <w:abstractNumId w:val="21"/>
  </w:num>
  <w:num w:numId="18">
    <w:abstractNumId w:val="17"/>
  </w:num>
  <w:num w:numId="19">
    <w:abstractNumId w:val="16"/>
  </w:num>
  <w:num w:numId="20">
    <w:abstractNumId w:val="13"/>
  </w:num>
  <w:num w:numId="21">
    <w:abstractNumId w:val="22"/>
  </w:num>
  <w:num w:numId="22">
    <w:abstractNumId w:val="11"/>
  </w:num>
  <w:num w:numId="23">
    <w:abstractNumId w:val="2"/>
  </w:num>
  <w:num w:numId="24">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4"/>
  <w:proofState w:spelling="clean" w:grammar="clean"/>
  <w:revisionView w:markup="0"/>
  <w:trackRevisions/>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56E"/>
    <w:rsid w:val="00015B23"/>
    <w:rsid w:val="00022DA8"/>
    <w:rsid w:val="00022EFA"/>
    <w:rsid w:val="000262B4"/>
    <w:rsid w:val="00037488"/>
    <w:rsid w:val="00041721"/>
    <w:rsid w:val="00041958"/>
    <w:rsid w:val="0004380A"/>
    <w:rsid w:val="00043B25"/>
    <w:rsid w:val="0004552D"/>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65ECE"/>
    <w:rsid w:val="00073B4F"/>
    <w:rsid w:val="00075AD1"/>
    <w:rsid w:val="00075EE9"/>
    <w:rsid w:val="00083A6E"/>
    <w:rsid w:val="00085179"/>
    <w:rsid w:val="00092D0C"/>
    <w:rsid w:val="0009373B"/>
    <w:rsid w:val="0009390B"/>
    <w:rsid w:val="000A04EE"/>
    <w:rsid w:val="000A1FC5"/>
    <w:rsid w:val="000A2AD4"/>
    <w:rsid w:val="000A3572"/>
    <w:rsid w:val="000A51DA"/>
    <w:rsid w:val="000A776D"/>
    <w:rsid w:val="000A7954"/>
    <w:rsid w:val="000B199F"/>
    <w:rsid w:val="000B2DAB"/>
    <w:rsid w:val="000B40FA"/>
    <w:rsid w:val="000B4997"/>
    <w:rsid w:val="000C0D1C"/>
    <w:rsid w:val="000C4432"/>
    <w:rsid w:val="000C521D"/>
    <w:rsid w:val="000D3EF7"/>
    <w:rsid w:val="000D544A"/>
    <w:rsid w:val="000D5881"/>
    <w:rsid w:val="000D6665"/>
    <w:rsid w:val="000D71FF"/>
    <w:rsid w:val="000E0E04"/>
    <w:rsid w:val="000E0F3E"/>
    <w:rsid w:val="000E197A"/>
    <w:rsid w:val="000E5950"/>
    <w:rsid w:val="000F203A"/>
    <w:rsid w:val="000F24EF"/>
    <w:rsid w:val="00100B8B"/>
    <w:rsid w:val="00102308"/>
    <w:rsid w:val="0011035C"/>
    <w:rsid w:val="00115CAA"/>
    <w:rsid w:val="00116B91"/>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4EC3"/>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0A0F"/>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1E76"/>
    <w:rsid w:val="002C3929"/>
    <w:rsid w:val="002C5566"/>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27E8"/>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13C5"/>
    <w:rsid w:val="00372E7A"/>
    <w:rsid w:val="00377C9B"/>
    <w:rsid w:val="0038572D"/>
    <w:rsid w:val="003879FD"/>
    <w:rsid w:val="00390BAF"/>
    <w:rsid w:val="00390CF3"/>
    <w:rsid w:val="00393EF1"/>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1661"/>
    <w:rsid w:val="003D271D"/>
    <w:rsid w:val="003D40E9"/>
    <w:rsid w:val="003D49E8"/>
    <w:rsid w:val="003D4FC8"/>
    <w:rsid w:val="003D6C9C"/>
    <w:rsid w:val="003D7C3E"/>
    <w:rsid w:val="003E4CD3"/>
    <w:rsid w:val="003F12ED"/>
    <w:rsid w:val="003F140A"/>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122"/>
    <w:rsid w:val="004F6704"/>
    <w:rsid w:val="0050205E"/>
    <w:rsid w:val="005028D6"/>
    <w:rsid w:val="00506564"/>
    <w:rsid w:val="00506934"/>
    <w:rsid w:val="00506A2B"/>
    <w:rsid w:val="005120FC"/>
    <w:rsid w:val="005127BE"/>
    <w:rsid w:val="00513374"/>
    <w:rsid w:val="00515860"/>
    <w:rsid w:val="005164D0"/>
    <w:rsid w:val="00516742"/>
    <w:rsid w:val="005260BE"/>
    <w:rsid w:val="005262DE"/>
    <w:rsid w:val="00532266"/>
    <w:rsid w:val="00533D99"/>
    <w:rsid w:val="00534854"/>
    <w:rsid w:val="00536748"/>
    <w:rsid w:val="00536FFB"/>
    <w:rsid w:val="0054015C"/>
    <w:rsid w:val="0054042F"/>
    <w:rsid w:val="005405C7"/>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06F9"/>
    <w:rsid w:val="00571753"/>
    <w:rsid w:val="00573D20"/>
    <w:rsid w:val="00573F7D"/>
    <w:rsid w:val="005755F7"/>
    <w:rsid w:val="005758B1"/>
    <w:rsid w:val="005766C8"/>
    <w:rsid w:val="00586687"/>
    <w:rsid w:val="00591D05"/>
    <w:rsid w:val="00592D9E"/>
    <w:rsid w:val="005A0FCC"/>
    <w:rsid w:val="005A11A2"/>
    <w:rsid w:val="005A1F74"/>
    <w:rsid w:val="005A2665"/>
    <w:rsid w:val="005A4CEF"/>
    <w:rsid w:val="005B16D0"/>
    <w:rsid w:val="005B3172"/>
    <w:rsid w:val="005B35EF"/>
    <w:rsid w:val="005B44AC"/>
    <w:rsid w:val="005B5501"/>
    <w:rsid w:val="005B5948"/>
    <w:rsid w:val="005B7749"/>
    <w:rsid w:val="005B7F84"/>
    <w:rsid w:val="005C13F1"/>
    <w:rsid w:val="005C305A"/>
    <w:rsid w:val="005C3231"/>
    <w:rsid w:val="005C396E"/>
    <w:rsid w:val="005C3C0C"/>
    <w:rsid w:val="005C703A"/>
    <w:rsid w:val="005D1A4D"/>
    <w:rsid w:val="005D3AFB"/>
    <w:rsid w:val="005D3C48"/>
    <w:rsid w:val="005E0321"/>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757A2"/>
    <w:rsid w:val="0068080C"/>
    <w:rsid w:val="00684FE7"/>
    <w:rsid w:val="00686F1A"/>
    <w:rsid w:val="00693841"/>
    <w:rsid w:val="006953CA"/>
    <w:rsid w:val="00695AAD"/>
    <w:rsid w:val="006970DA"/>
    <w:rsid w:val="00697DF7"/>
    <w:rsid w:val="006A153C"/>
    <w:rsid w:val="006A258A"/>
    <w:rsid w:val="006A3AF5"/>
    <w:rsid w:val="006A4631"/>
    <w:rsid w:val="006B188A"/>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8C8"/>
    <w:rsid w:val="00721F90"/>
    <w:rsid w:val="00725B7F"/>
    <w:rsid w:val="007269B1"/>
    <w:rsid w:val="007272B1"/>
    <w:rsid w:val="00727EB9"/>
    <w:rsid w:val="00733DFB"/>
    <w:rsid w:val="00744169"/>
    <w:rsid w:val="00750AA8"/>
    <w:rsid w:val="00767411"/>
    <w:rsid w:val="00767520"/>
    <w:rsid w:val="00776F8A"/>
    <w:rsid w:val="00784C0A"/>
    <w:rsid w:val="00790EA4"/>
    <w:rsid w:val="00794413"/>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D7F8B"/>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CDE"/>
    <w:rsid w:val="00823E6B"/>
    <w:rsid w:val="008247A5"/>
    <w:rsid w:val="00824BD6"/>
    <w:rsid w:val="00831DE2"/>
    <w:rsid w:val="00831FA1"/>
    <w:rsid w:val="00831FA9"/>
    <w:rsid w:val="008320F0"/>
    <w:rsid w:val="0083718F"/>
    <w:rsid w:val="0084162F"/>
    <w:rsid w:val="00845AAA"/>
    <w:rsid w:val="00847BE0"/>
    <w:rsid w:val="00852BFF"/>
    <w:rsid w:val="00856C24"/>
    <w:rsid w:val="00861532"/>
    <w:rsid w:val="00863E0F"/>
    <w:rsid w:val="008654C5"/>
    <w:rsid w:val="00870189"/>
    <w:rsid w:val="00871260"/>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949DE"/>
    <w:rsid w:val="008A2F3F"/>
    <w:rsid w:val="008A3685"/>
    <w:rsid w:val="008A38AF"/>
    <w:rsid w:val="008A6099"/>
    <w:rsid w:val="008A7049"/>
    <w:rsid w:val="008B2852"/>
    <w:rsid w:val="008B5F87"/>
    <w:rsid w:val="008B6C8A"/>
    <w:rsid w:val="008C0F56"/>
    <w:rsid w:val="008C157F"/>
    <w:rsid w:val="008C2DFC"/>
    <w:rsid w:val="008C3B3B"/>
    <w:rsid w:val="008C5A95"/>
    <w:rsid w:val="008D02E9"/>
    <w:rsid w:val="008D43EA"/>
    <w:rsid w:val="008D4877"/>
    <w:rsid w:val="008D557A"/>
    <w:rsid w:val="008E4290"/>
    <w:rsid w:val="008E5AA1"/>
    <w:rsid w:val="008F1D13"/>
    <w:rsid w:val="008F1D48"/>
    <w:rsid w:val="008F2156"/>
    <w:rsid w:val="008F590E"/>
    <w:rsid w:val="00900044"/>
    <w:rsid w:val="00900AAD"/>
    <w:rsid w:val="00901873"/>
    <w:rsid w:val="00904051"/>
    <w:rsid w:val="009057E7"/>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0161"/>
    <w:rsid w:val="00971CA6"/>
    <w:rsid w:val="009726C3"/>
    <w:rsid w:val="009734D5"/>
    <w:rsid w:val="009736CE"/>
    <w:rsid w:val="00973F49"/>
    <w:rsid w:val="009770EE"/>
    <w:rsid w:val="0098560B"/>
    <w:rsid w:val="009A00AD"/>
    <w:rsid w:val="009A2A3C"/>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0CD4"/>
    <w:rsid w:val="009D17D4"/>
    <w:rsid w:val="009D4E35"/>
    <w:rsid w:val="009D6B86"/>
    <w:rsid w:val="009D74F3"/>
    <w:rsid w:val="009E0A3A"/>
    <w:rsid w:val="009E0D20"/>
    <w:rsid w:val="009E1A5F"/>
    <w:rsid w:val="009E2B0F"/>
    <w:rsid w:val="009E7721"/>
    <w:rsid w:val="009F005C"/>
    <w:rsid w:val="009F023D"/>
    <w:rsid w:val="009F7234"/>
    <w:rsid w:val="009F77B6"/>
    <w:rsid w:val="00A02D5D"/>
    <w:rsid w:val="00A03185"/>
    <w:rsid w:val="00A038DC"/>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018A"/>
    <w:rsid w:val="00A91AC2"/>
    <w:rsid w:val="00A92352"/>
    <w:rsid w:val="00AA7446"/>
    <w:rsid w:val="00AA7E00"/>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58CB"/>
    <w:rsid w:val="00B17A34"/>
    <w:rsid w:val="00B20461"/>
    <w:rsid w:val="00B20B79"/>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2304"/>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8742B"/>
    <w:rsid w:val="00B91F48"/>
    <w:rsid w:val="00B94E07"/>
    <w:rsid w:val="00BA4802"/>
    <w:rsid w:val="00BA64AE"/>
    <w:rsid w:val="00BB1E90"/>
    <w:rsid w:val="00BB1ED4"/>
    <w:rsid w:val="00BB4105"/>
    <w:rsid w:val="00BB5664"/>
    <w:rsid w:val="00BC0888"/>
    <w:rsid w:val="00BC0C37"/>
    <w:rsid w:val="00BC408E"/>
    <w:rsid w:val="00BC47AA"/>
    <w:rsid w:val="00BC4CA1"/>
    <w:rsid w:val="00BC5722"/>
    <w:rsid w:val="00BD0EB0"/>
    <w:rsid w:val="00BD0F44"/>
    <w:rsid w:val="00BD2481"/>
    <w:rsid w:val="00BD5385"/>
    <w:rsid w:val="00BE2736"/>
    <w:rsid w:val="00BE2B25"/>
    <w:rsid w:val="00BE6F28"/>
    <w:rsid w:val="00BF0312"/>
    <w:rsid w:val="00BF069C"/>
    <w:rsid w:val="00BF1D5F"/>
    <w:rsid w:val="00BF3941"/>
    <w:rsid w:val="00BF4F1E"/>
    <w:rsid w:val="00BF58F7"/>
    <w:rsid w:val="00BF644F"/>
    <w:rsid w:val="00BF76E9"/>
    <w:rsid w:val="00BF7C32"/>
    <w:rsid w:val="00C00911"/>
    <w:rsid w:val="00C01558"/>
    <w:rsid w:val="00C022D9"/>
    <w:rsid w:val="00C04103"/>
    <w:rsid w:val="00C04E86"/>
    <w:rsid w:val="00C12057"/>
    <w:rsid w:val="00C124B9"/>
    <w:rsid w:val="00C16916"/>
    <w:rsid w:val="00C16CC6"/>
    <w:rsid w:val="00C21422"/>
    <w:rsid w:val="00C24354"/>
    <w:rsid w:val="00C258F1"/>
    <w:rsid w:val="00C268B9"/>
    <w:rsid w:val="00C3027F"/>
    <w:rsid w:val="00C304A8"/>
    <w:rsid w:val="00C341B5"/>
    <w:rsid w:val="00C405F3"/>
    <w:rsid w:val="00C437B7"/>
    <w:rsid w:val="00C44CC1"/>
    <w:rsid w:val="00C469AD"/>
    <w:rsid w:val="00C51A0E"/>
    <w:rsid w:val="00C52BC1"/>
    <w:rsid w:val="00C532AE"/>
    <w:rsid w:val="00C605E5"/>
    <w:rsid w:val="00C61C5E"/>
    <w:rsid w:val="00C64D6A"/>
    <w:rsid w:val="00C70355"/>
    <w:rsid w:val="00C70448"/>
    <w:rsid w:val="00C71601"/>
    <w:rsid w:val="00C720DA"/>
    <w:rsid w:val="00C74BDE"/>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20C6"/>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30CB"/>
    <w:rsid w:val="00D75360"/>
    <w:rsid w:val="00D757AC"/>
    <w:rsid w:val="00D82BA9"/>
    <w:rsid w:val="00D871AF"/>
    <w:rsid w:val="00D90FE5"/>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2E28"/>
    <w:rsid w:val="00DC50EE"/>
    <w:rsid w:val="00DC6E42"/>
    <w:rsid w:val="00DD1CE5"/>
    <w:rsid w:val="00DD268D"/>
    <w:rsid w:val="00DD4F9F"/>
    <w:rsid w:val="00DD6598"/>
    <w:rsid w:val="00DD6A96"/>
    <w:rsid w:val="00DE0627"/>
    <w:rsid w:val="00DE0FF3"/>
    <w:rsid w:val="00DE3A2A"/>
    <w:rsid w:val="00DE6226"/>
    <w:rsid w:val="00DE6318"/>
    <w:rsid w:val="00DE64E7"/>
    <w:rsid w:val="00DF4201"/>
    <w:rsid w:val="00DF4F8F"/>
    <w:rsid w:val="00DF610E"/>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438F"/>
    <w:rsid w:val="00E55AAC"/>
    <w:rsid w:val="00E55E59"/>
    <w:rsid w:val="00E56E8E"/>
    <w:rsid w:val="00E60B0B"/>
    <w:rsid w:val="00E6140D"/>
    <w:rsid w:val="00E65136"/>
    <w:rsid w:val="00E677D5"/>
    <w:rsid w:val="00E71DC1"/>
    <w:rsid w:val="00E726EB"/>
    <w:rsid w:val="00E7337C"/>
    <w:rsid w:val="00E73ED4"/>
    <w:rsid w:val="00E74F56"/>
    <w:rsid w:val="00E752FF"/>
    <w:rsid w:val="00E77953"/>
    <w:rsid w:val="00E822EC"/>
    <w:rsid w:val="00E83EDE"/>
    <w:rsid w:val="00E929AD"/>
    <w:rsid w:val="00E94FE0"/>
    <w:rsid w:val="00E95712"/>
    <w:rsid w:val="00E97B1A"/>
    <w:rsid w:val="00EB0D13"/>
    <w:rsid w:val="00EB3B13"/>
    <w:rsid w:val="00EC102E"/>
    <w:rsid w:val="00EC15D0"/>
    <w:rsid w:val="00EC3508"/>
    <w:rsid w:val="00EC391C"/>
    <w:rsid w:val="00EC684D"/>
    <w:rsid w:val="00ED585E"/>
    <w:rsid w:val="00ED60F1"/>
    <w:rsid w:val="00ED72C5"/>
    <w:rsid w:val="00EE1134"/>
    <w:rsid w:val="00EE2235"/>
    <w:rsid w:val="00EE4DB7"/>
    <w:rsid w:val="00EE6346"/>
    <w:rsid w:val="00EE6621"/>
    <w:rsid w:val="00EE6B0E"/>
    <w:rsid w:val="00EF2DF3"/>
    <w:rsid w:val="00EF2EA0"/>
    <w:rsid w:val="00F00612"/>
    <w:rsid w:val="00F00EF7"/>
    <w:rsid w:val="00F015B2"/>
    <w:rsid w:val="00F03D5C"/>
    <w:rsid w:val="00F04A0F"/>
    <w:rsid w:val="00F073D9"/>
    <w:rsid w:val="00F15C51"/>
    <w:rsid w:val="00F16035"/>
    <w:rsid w:val="00F1611C"/>
    <w:rsid w:val="00F16C2A"/>
    <w:rsid w:val="00F171A6"/>
    <w:rsid w:val="00F1767F"/>
    <w:rsid w:val="00F17761"/>
    <w:rsid w:val="00F2034A"/>
    <w:rsid w:val="00F20E26"/>
    <w:rsid w:val="00F22F81"/>
    <w:rsid w:val="00F22FC7"/>
    <w:rsid w:val="00F31D94"/>
    <w:rsid w:val="00F3257B"/>
    <w:rsid w:val="00F34093"/>
    <w:rsid w:val="00F368F2"/>
    <w:rsid w:val="00F370E0"/>
    <w:rsid w:val="00F4051B"/>
    <w:rsid w:val="00F41891"/>
    <w:rsid w:val="00F450E5"/>
    <w:rsid w:val="00F4697A"/>
    <w:rsid w:val="00F46982"/>
    <w:rsid w:val="00F476DC"/>
    <w:rsid w:val="00F521CC"/>
    <w:rsid w:val="00F52BD5"/>
    <w:rsid w:val="00F52DD6"/>
    <w:rsid w:val="00F53D85"/>
    <w:rsid w:val="00F56174"/>
    <w:rsid w:val="00F610B2"/>
    <w:rsid w:val="00F622D4"/>
    <w:rsid w:val="00F8015E"/>
    <w:rsid w:val="00F84516"/>
    <w:rsid w:val="00F868D8"/>
    <w:rsid w:val="00F9414E"/>
    <w:rsid w:val="00F9472E"/>
    <w:rsid w:val="00F952FE"/>
    <w:rsid w:val="00F95440"/>
    <w:rsid w:val="00F95EF4"/>
    <w:rsid w:val="00FA0BE9"/>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4683"/>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670525912">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766918725">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90DCA9A0-1DEE-4E09-B38A-5690D0332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7290</Words>
  <Characters>45931</Characters>
  <Application>Microsoft Office Word</Application>
  <DocSecurity>0</DocSecurity>
  <Lines>382</Lines>
  <Paragraphs>106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53115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87</cp:revision>
  <cp:lastPrinted>2020-02-24T08:42:00Z</cp:lastPrinted>
  <dcterms:created xsi:type="dcterms:W3CDTF">2019-05-15T08:51:00Z</dcterms:created>
  <dcterms:modified xsi:type="dcterms:W3CDTF">2020-02-24T08:42:00Z</dcterms:modified>
</cp:coreProperties>
</file>