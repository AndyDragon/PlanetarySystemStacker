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9A2A3C">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1E4EC3">
          <w:rPr>
            <w:noProof/>
            <w:webHidden/>
          </w:rPr>
          <w:t>2</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1E4EC3">
          <w:rPr>
            <w:noProof/>
            <w:webHidden/>
          </w:rPr>
          <w:t>3</w:t>
        </w:r>
        <w:r w:rsidR="003F140A">
          <w:rPr>
            <w:noProof/>
            <w:webHidden/>
          </w:rPr>
          <w:fldChar w:fldCharType="end"/>
        </w:r>
      </w:hyperlink>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"_Toc22028259" </w:instrText>
      </w:r>
      <w:r>
        <w:rPr>
          <w:noProof/>
        </w:rPr>
        <w:fldChar w:fldCharType="separate"/>
      </w:r>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ins w:id="38" w:author="rolf" w:date="2020-02-22T10:03:00Z">
        <w:r w:rsidR="001E4EC3">
          <w:rPr>
            <w:noProof/>
            <w:webHidden/>
          </w:rPr>
          <w:t>4</w:t>
        </w:r>
      </w:ins>
      <w:del w:id="39"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"_Toc22028262" </w:instrText>
      </w:r>
      <w:r>
        <w:rPr>
          <w:noProof/>
        </w:rPr>
        <w:fldChar w:fldCharType="separate"/>
      </w:r>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ins w:id="40" w:author="rolf" w:date="2020-02-22T10:03:00Z">
        <w:r w:rsidR="001E4EC3">
          <w:rPr>
            <w:noProof/>
            <w:webHidden/>
          </w:rPr>
          <w:t>4</w:t>
        </w:r>
      </w:ins>
      <w:del w:id="41"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9A2A3C">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1E4EC3">
          <w:rPr>
            <w:noProof/>
            <w:webHidden/>
          </w:rPr>
          <w:t>4</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9A2A3C">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1E4EC3">
          <w:rPr>
            <w:noProof/>
            <w:webHidden/>
          </w:rPr>
          <w:t>5</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1E4EC3">
          <w:rPr>
            <w:noProof/>
            <w:webHidden/>
          </w:rPr>
          <w:t>6</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1E4EC3">
          <w:rPr>
            <w:noProof/>
            <w:webHidden/>
          </w:rPr>
          <w:t>8</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1E4EC3">
          <w:rPr>
            <w:noProof/>
            <w:webHidden/>
          </w:rPr>
          <w:t>10</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"_Toc22028280" </w:instrText>
      </w:r>
      <w:r>
        <w:rPr>
          <w:noProof/>
        </w:rPr>
        <w:fldChar w:fldCharType="separate"/>
      </w:r>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ins w:id="42" w:author="rolf" w:date="2020-02-22T10:03:00Z">
        <w:r w:rsidR="001E4EC3">
          <w:rPr>
            <w:noProof/>
            <w:webHidden/>
          </w:rPr>
          <w:t>11</w:t>
        </w:r>
      </w:ins>
      <w:del w:id="43" w:author="rolf" w:date="2020-02-15T20:48:00Z">
        <w:r w:rsidR="00BE6F28" w:rsidDel="00390CF3">
          <w:rPr>
            <w:noProof/>
            <w:webHidden/>
          </w:rPr>
          <w:delText>10</w:delText>
        </w:r>
      </w:del>
      <w:r w:rsidR="003F140A">
        <w:rPr>
          <w:noProof/>
          <w:webHidden/>
        </w:rPr>
        <w:fldChar w:fldCharType="end"/>
      </w:r>
      <w:r>
        <w:rPr>
          <w:noProof/>
        </w:rPr>
        <w:fldChar w:fldCharType="end"/>
      </w:r>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1E4EC3">
          <w:rPr>
            <w:noProof/>
            <w:webHidden/>
          </w:rPr>
          <w:t>11</w:t>
        </w:r>
        <w:r w:rsidR="003F140A">
          <w:rPr>
            <w:noProof/>
            <w:webHidden/>
          </w:rPr>
          <w:fldChar w:fldCharType="end"/>
        </w:r>
      </w:hyperlink>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1E4EC3">
          <w:rPr>
            <w:noProof/>
            <w:webHidden/>
          </w:rPr>
          <w:t>12</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"_Toc22028283" </w:instrText>
      </w:r>
      <w:r>
        <w:rPr>
          <w:noProof/>
        </w:rPr>
        <w:fldChar w:fldCharType="separate"/>
      </w:r>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ins w:id="44" w:author="rolf" w:date="2020-02-22T10:03:00Z">
        <w:r w:rsidR="001E4EC3">
          <w:rPr>
            <w:noProof/>
            <w:webHidden/>
          </w:rPr>
          <w:t>14</w:t>
        </w:r>
      </w:ins>
      <w:del w:id="45" w:author="rolf" w:date="2020-02-15T20:48:00Z">
        <w:r w:rsidR="00BE6F28" w:rsidDel="00390CF3">
          <w:rPr>
            <w:noProof/>
            <w:webHidden/>
          </w:rPr>
          <w:delText>13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"_Toc22028284" </w:instrText>
      </w:r>
      <w:r>
        <w:rPr>
          <w:noProof/>
        </w:rPr>
        <w:fldChar w:fldCharType="separate"/>
      </w:r>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ins w:id="46" w:author="rolf" w:date="2020-02-22T10:03:00Z">
        <w:r w:rsidR="001E4EC3">
          <w:rPr>
            <w:noProof/>
            <w:webHidden/>
          </w:rPr>
          <w:t>15</w:t>
        </w:r>
      </w:ins>
      <w:del w:id="47" w:author="rolf" w:date="2020-02-15T20:48:00Z">
        <w:r w:rsidR="00BE6F28" w:rsidDel="00390CF3">
          <w:rPr>
            <w:noProof/>
            <w:webHidden/>
          </w:rPr>
          <w:delText>14</w:delText>
        </w:r>
      </w:del>
      <w:r w:rsidR="003F140A">
        <w:rPr>
          <w:noProof/>
          <w:webHidden/>
        </w:rPr>
        <w:fldChar w:fldCharType="end"/>
      </w:r>
      <w:r>
        <w:rPr>
          <w:noProof/>
        </w:rPr>
        <w:fldChar w:fldCharType="end"/>
      </w:r>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1E4EC3">
          <w:rPr>
            <w:noProof/>
            <w:webHidden/>
          </w:rPr>
          <w:t>15</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"_Toc22028286" </w:instrText>
      </w:r>
      <w:r>
        <w:rPr>
          <w:noProof/>
        </w:rPr>
        <w:fldChar w:fldCharType="separate"/>
      </w:r>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ins w:id="48" w:author="rolf" w:date="2020-02-22T10:03:00Z">
        <w:r w:rsidR="001E4EC3">
          <w:rPr>
            <w:noProof/>
            <w:webHidden/>
          </w:rPr>
          <w:t>17</w:t>
        </w:r>
      </w:ins>
      <w:del w:id="49" w:author="rolf" w:date="2020-02-15T20:48:00Z">
        <w:r w:rsidR="00BE6F28" w:rsidDel="00390CF3">
          <w:rPr>
            <w:noProof/>
            <w:webHidden/>
          </w:rPr>
          <w:delText>16</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"_Toc22028287" </w:instrText>
      </w:r>
      <w:r>
        <w:rPr>
          <w:noProof/>
        </w:rPr>
        <w:fldChar w:fldCharType="separate"/>
      </w:r>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ins w:id="50" w:author="rolf" w:date="2020-02-22T10:03:00Z">
        <w:r w:rsidR="001E4EC3">
          <w:rPr>
            <w:noProof/>
            <w:webHidden/>
          </w:rPr>
          <w:t>18</w:t>
        </w:r>
      </w:ins>
      <w:del w:id="51" w:author="rolf" w:date="2020-02-15T20:48:00Z">
        <w:r w:rsidR="00BE6F28" w:rsidDel="00390CF3">
          <w:rPr>
            <w:noProof/>
            <w:webHidden/>
          </w:rPr>
          <w:delText>17</w:delText>
        </w:r>
      </w:del>
      <w:r w:rsidR="003F140A">
        <w:rPr>
          <w:noProof/>
          <w:webHidden/>
        </w:rPr>
        <w:fldChar w:fldCharType="end"/>
      </w:r>
      <w:r>
        <w:rPr>
          <w:noProof/>
        </w:rPr>
        <w:fldChar w:fldCharType="end"/>
      </w:r>
    </w:p>
    <w:p w:rsidR="003F140A" w:rsidRDefault="009A2A3C">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1E4EC3">
          <w:rPr>
            <w:noProof/>
            <w:webHidden/>
          </w:rPr>
          <w:t>20</w:t>
        </w:r>
        <w:r w:rsidR="003F140A">
          <w:rPr>
            <w:noProof/>
            <w:webHidden/>
          </w:rPr>
          <w:fldChar w:fldCharType="end"/>
        </w:r>
      </w:hyperlink>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"_Toc22028289" </w:instrText>
      </w:r>
      <w:r>
        <w:rPr>
          <w:noProof/>
        </w:rPr>
        <w:fldChar w:fldCharType="separate"/>
      </w:r>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ins w:id="52" w:author="rolf" w:date="2020-02-22T10:03:00Z">
        <w:r w:rsidR="001E4EC3">
          <w:rPr>
            <w:noProof/>
            <w:webHidden/>
          </w:rPr>
          <w:t>22</w:t>
        </w:r>
      </w:ins>
      <w:del w:id="53" w:author="rolf" w:date="2020-02-15T20:48:00Z">
        <w:r w:rsidR="00BE6F28" w:rsidDel="00390CF3">
          <w:rPr>
            <w:noProof/>
            <w:webHidden/>
          </w:rPr>
          <w:delText>21</w:delText>
        </w:r>
      </w:del>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"_Toc22028290" </w:instrText>
      </w:r>
      <w:r>
        <w:rPr>
          <w:noProof/>
        </w:rPr>
        <w:fldChar w:fldCharType="separate"/>
      </w:r>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ins w:id="54" w:author="rolf" w:date="2020-02-22T10:03:00Z">
        <w:r w:rsidR="001E4EC3">
          <w:rPr>
            <w:noProof/>
            <w:webHidden/>
          </w:rPr>
          <w:t>26</w:t>
        </w:r>
      </w:ins>
      <w:del w:id="55" w:author="rolf" w:date="2020-02-15T20:48:00Z">
        <w:r w:rsidR="00BE6F28" w:rsidDel="00390CF3">
          <w:rPr>
            <w:noProof/>
            <w:webHidden/>
          </w:rPr>
          <w:delText>25</w:delText>
        </w:r>
      </w:del>
      <w:r w:rsidR="003F140A">
        <w:rPr>
          <w:noProof/>
          <w:webHidden/>
        </w:rPr>
        <w:fldChar w:fldCharType="end"/>
      </w:r>
      <w:r>
        <w:rPr>
          <w:noProof/>
        </w:rPr>
        <w:fldChar w:fldCharType="end"/>
      </w:r>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56" w:name="_Toc22028257"/>
      <w:r w:rsidRPr="002B5809">
        <w:rPr>
          <w:lang w:val="en-US"/>
        </w:rPr>
        <w:t>Introduction</w:t>
      </w:r>
      <w:bookmarkEnd w:id="56"/>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r w:rsidR="007218C8">
        <w:fldChar w:fldCharType="begin"/>
      </w:r>
      <w:r w:rsidR="007218C8" w:rsidRPr="007218C8">
        <w:rPr>
          <w:lang w:val="en-US"/>
          <w:rPrChange w:id="57" w:author="rolf" w:date="2020-02-15T19:35:00Z">
            <w:rPr/>
          </w:rPrChange>
        </w:rPr>
        <w:instrText xml:space="preserve"> HYPERLINK "https://en.wikipedia.org/wiki/Lucky_imaging" </w:instrText>
      </w:r>
      <w:r w:rsidR="007218C8">
        <w:fldChar w:fldCharType="separate"/>
      </w:r>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r w:rsidR="007218C8">
        <w:rPr>
          <w:rStyle w:val="Hyperlink"/>
          <w:lang w:val="en-US"/>
        </w:rPr>
        <w:fldChar w:fldCharType="end"/>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w:t>
      </w:r>
      <w:proofErr w:type="gramStart"/>
      <w:r w:rsidR="00ED585E" w:rsidRPr="002B5809">
        <w:rPr>
          <w:lang w:val="en-US"/>
        </w:rPr>
        <w:t>out</w:t>
      </w:r>
      <w:proofErr w:type="gramEnd"/>
      <w:r w:rsidR="00ED585E" w:rsidRPr="002B5809">
        <w:rPr>
          <w:lang w:val="en-US"/>
        </w:rPr>
        <w:t xml:space="preserve">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7218C8">
        <w:fldChar w:fldCharType="begin"/>
      </w:r>
      <w:r w:rsidR="007218C8" w:rsidRPr="007218C8">
        <w:rPr>
          <w:lang w:val="en-US"/>
          <w:rPrChange w:id="58" w:author="rolf" w:date="2020-02-15T19:35:00Z">
            <w:rPr/>
          </w:rPrChange>
        </w:rPr>
        <w:instrText xml:space="preserve"> HYPERLINK "https://en.wikipedia.org/wiki/Raw_image_format" </w:instrText>
      </w:r>
      <w:r w:rsidR="007218C8">
        <w:fldChar w:fldCharType="separate"/>
      </w:r>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r w:rsidR="007218C8">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7218C8">
        <w:fldChar w:fldCharType="begin"/>
      </w:r>
      <w:r w:rsidR="007218C8" w:rsidRPr="007218C8">
        <w:rPr>
          <w:lang w:val="en-US"/>
          <w:rPrChange w:id="59" w:author="rolf" w:date="2020-02-15T19:35:00Z">
            <w:rPr/>
          </w:rPrChange>
        </w:rPr>
        <w:instrText xml:space="preserve"> HYPERLINK "https://github.com/Rolf-Hempel/PlanetarySystemStacker/tree/master/Source" </w:instrText>
      </w:r>
      <w:r w:rsidR="007218C8">
        <w:fldChar w:fldCharType="separate"/>
      </w:r>
      <w:r w:rsidRPr="00354101">
        <w:rPr>
          <w:rStyle w:val="Hyperlink"/>
          <w:lang w:val="en-US"/>
        </w:rPr>
        <w:t>source code</w:t>
      </w:r>
      <w:r w:rsidR="007218C8">
        <w:rPr>
          <w:rStyle w:val="Hyperlink"/>
          <w:lang w:val="en-US"/>
        </w:rPr>
        <w:fldChar w:fldCharType="end"/>
      </w:r>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r w:rsidR="007218C8">
        <w:fldChar w:fldCharType="begin"/>
      </w:r>
      <w:r w:rsidR="007218C8" w:rsidRPr="007218C8">
        <w:rPr>
          <w:lang w:val="en-US"/>
          <w:rPrChange w:id="60" w:author="rolf" w:date="2020-02-15T19:35:00Z">
            <w:rPr/>
          </w:rPrChange>
        </w:rPr>
        <w:instrText xml:space="preserve"> HYPERLINK "https://github.com/Rolf-Hempel/PlanetarySystemStacker/blob/master/Documentation/algorithm_summary.pdf" </w:instrText>
      </w:r>
      <w:r w:rsidR="007218C8">
        <w:fldChar w:fldCharType="separate"/>
      </w:r>
      <w:r w:rsidRPr="00354101">
        <w:rPr>
          <w:rStyle w:val="Hyperlink"/>
          <w:lang w:val="en-US"/>
        </w:rPr>
        <w:t>documentation of the mathematical algorithms</w:t>
      </w:r>
      <w:r w:rsidR="007218C8">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61" w:name="_Toc22028258"/>
      <w:r>
        <w:rPr>
          <w:lang w:val="en-US"/>
        </w:rPr>
        <w:t>Project Authors and Contributors</w:t>
      </w:r>
      <w:bookmarkEnd w:id="61"/>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del w:id="62" w:author="rolf" w:date="2020-02-15T19:35:00Z">
        <w:r w:rsidRPr="000D71FF" w:rsidDel="007218C8">
          <w:rPr>
            <w:lang w:val="en-US" w:eastAsia="de-DE"/>
          </w:rPr>
          <w:delText>Responsible for class “VideoReader” in module “frames.py”. The goal is to provide support for all variants of “.avi”</w:delText>
        </w:r>
        <w:r w:rsidR="00BE2B25" w:rsidDel="007218C8">
          <w:rPr>
            <w:lang w:val="en-US" w:eastAsia="de-DE"/>
          </w:rPr>
          <w:delText xml:space="preserve">, </w:delText>
        </w:r>
        <w:r w:rsidRPr="000D71FF" w:rsidDel="007218C8">
          <w:rPr>
            <w:lang w:val="en-US" w:eastAsia="de-DE"/>
          </w:rPr>
          <w:delText xml:space="preserve">“.ser” (8 and 16bit) </w:delText>
        </w:r>
        <w:r w:rsidR="00BE2B25" w:rsidDel="007218C8">
          <w:rPr>
            <w:lang w:val="en-US" w:eastAsia="de-DE"/>
          </w:rPr>
          <w:delText xml:space="preserve">and “.mov” </w:delText>
        </w:r>
        <w:r w:rsidRPr="000D71FF" w:rsidDel="007218C8">
          <w:rPr>
            <w:lang w:val="en-US" w:eastAsia="de-DE"/>
          </w:rPr>
          <w:delText>video formats</w:delText>
        </w:r>
      </w:del>
      <w:ins w:id="63" w:author="rolf" w:date="2020-02-15T19:35:00Z">
        <w:r w:rsidR="007218C8">
          <w:rPr>
            <w:lang w:val="en-US" w:eastAsia="de-DE"/>
          </w:rPr>
          <w:t xml:space="preserve">Initial version of module </w:t>
        </w:r>
      </w:ins>
      <w:ins w:id="64" w:author="rolf" w:date="2020-02-15T19:36:00Z">
        <w:r w:rsidR="007218C8">
          <w:rPr>
            <w:lang w:val="en-US" w:eastAsia="de-DE"/>
          </w:rPr>
          <w:t>“ser.parser.py”</w:t>
        </w:r>
      </w:ins>
      <w:r w:rsidRPr="000D71FF">
        <w:rPr>
          <w:lang w:val="en-US" w:eastAsia="de-DE"/>
        </w:rPr>
        <w:t>.</w:t>
      </w:r>
      <w:ins w:id="65" w:author="rolf" w:date="2020-02-15T19:36:00Z">
        <w:r w:rsidR="007218C8">
          <w:rPr>
            <w:lang w:val="en-US" w:eastAsia="de-DE"/>
          </w:rPr>
          <w:t xml:space="preserve"> It reads the header information of videos of type </w:t>
        </w:r>
      </w:ins>
      <w:ins w:id="66" w:author="rolf" w:date="2020-02-15T19:37:00Z">
        <w:r w:rsidR="007218C8">
          <w:rPr>
            <w:lang w:val="en-US" w:eastAsia="de-DE"/>
          </w:rPr>
          <w:t>.</w:t>
        </w:r>
        <w:proofErr w:type="spellStart"/>
        <w:r w:rsidR="007218C8">
          <w:rPr>
            <w:lang w:val="en-US" w:eastAsia="de-DE"/>
          </w:rPr>
          <w:t>ser</w:t>
        </w:r>
        <w:proofErr w:type="spellEnd"/>
        <w:r w:rsidR="007218C8">
          <w:rPr>
            <w:lang w:val="en-US" w:eastAsia="de-DE"/>
          </w:rPr>
          <w:t xml:space="preserve"> and the raw data of single frames.</w:t>
        </w:r>
      </w:ins>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7218C8" w:rsidRDefault="007218C8" w:rsidP="007218C8">
      <w:pPr>
        <w:rPr>
          <w:ins w:id="67" w:author="rolf" w:date="2020-02-15T19:38:00Z"/>
          <w:b/>
          <w:lang w:val="en-US" w:eastAsia="de-DE"/>
        </w:rPr>
      </w:pPr>
      <w:ins w:id="68" w:author="rolf" w:date="2020-02-15T19:38:00Z">
        <w:r>
          <w:rPr>
            <w:b/>
            <w:lang w:val="en-US" w:eastAsia="de-DE"/>
          </w:rPr>
          <w:t>Chris Garry</w:t>
        </w:r>
        <w:r w:rsidRPr="00202DC8">
          <w:rPr>
            <w:b/>
            <w:lang w:val="en-US" w:eastAsia="de-DE"/>
          </w:rPr>
          <w:t>:</w:t>
        </w:r>
      </w:ins>
    </w:p>
    <w:p w:rsidR="007218C8" w:rsidRPr="007218C8" w:rsidRDefault="007218C8">
      <w:pPr>
        <w:pStyle w:val="Listenabsatz"/>
        <w:numPr>
          <w:ilvl w:val="0"/>
          <w:numId w:val="23"/>
        </w:numPr>
        <w:rPr>
          <w:ins w:id="69" w:author="rolf" w:date="2020-02-15T19:39:00Z"/>
          <w:lang w:val="en-US" w:eastAsia="de-DE"/>
          <w:rPrChange w:id="70" w:author="rolf" w:date="2020-02-15T19:39:00Z">
            <w:rPr>
              <w:ins w:id="71" w:author="rolf" w:date="2020-02-15T19:39:00Z"/>
              <w:b/>
              <w:lang w:val="en-US" w:eastAsia="de-DE"/>
            </w:rPr>
          </w:rPrChange>
        </w:rPr>
        <w:pPrChange w:id="72" w:author="rolf" w:date="2020-02-15T19:38:00Z">
          <w:pPr/>
        </w:pPrChange>
      </w:pPr>
      <w:ins w:id="73" w:author="rolf" w:date="2020-02-15T19:38:00Z">
        <w:r w:rsidRPr="007218C8">
          <w:rPr>
            <w:lang w:val="en-US" w:eastAsia="de-DE"/>
            <w:rPrChange w:id="74" w:author="rolf" w:date="2020-02-15T19:39:00Z">
              <w:rPr>
                <w:b/>
                <w:lang w:val="en-US" w:eastAsia="de-DE"/>
              </w:rPr>
            </w:rPrChange>
          </w:rPr>
          <w:t xml:space="preserve">Algorithm to detect </w:t>
        </w:r>
      </w:ins>
      <w:ins w:id="75" w:author="rolf" w:date="2020-02-15T19:39:00Z">
        <w:r w:rsidRPr="007218C8">
          <w:rPr>
            <w:lang w:val="en-US" w:eastAsia="de-DE"/>
            <w:rPrChange w:id="76" w:author="rolf" w:date="2020-02-15T19:39:00Z">
              <w:rPr>
                <w:b/>
                <w:lang w:val="en-US" w:eastAsia="de-DE"/>
              </w:rPr>
            </w:rPrChange>
          </w:rPr>
          <w:t>Bayer patterns in input frames.</w:t>
        </w:r>
      </w:ins>
    </w:p>
    <w:p w:rsidR="007218C8" w:rsidRPr="007218C8" w:rsidRDefault="007218C8">
      <w:pPr>
        <w:pStyle w:val="Listenabsatz"/>
        <w:numPr>
          <w:ilvl w:val="0"/>
          <w:numId w:val="23"/>
        </w:numPr>
        <w:rPr>
          <w:ins w:id="77" w:author="rolf" w:date="2020-02-15T19:38:00Z"/>
          <w:lang w:val="en-US" w:eastAsia="de-DE"/>
        </w:rPr>
        <w:pPrChange w:id="78" w:author="rolf" w:date="2020-02-15T19:38:00Z">
          <w:pPr/>
        </w:pPrChange>
      </w:pPr>
      <w:ins w:id="79" w:author="rolf" w:date="2020-02-15T19:39:00Z">
        <w:r w:rsidRPr="007218C8">
          <w:rPr>
            <w:lang w:val="en-US" w:eastAsia="de-DE"/>
            <w:rPrChange w:id="80" w:author="rolf" w:date="2020-02-15T19:40:00Z">
              <w:rPr>
                <w:b/>
                <w:lang w:val="en-US" w:eastAsia="de-DE"/>
              </w:rPr>
            </w:rPrChange>
          </w:rPr>
          <w:t>Test example videos in .</w:t>
        </w:r>
        <w:proofErr w:type="spellStart"/>
        <w:r w:rsidRPr="007218C8">
          <w:rPr>
            <w:lang w:val="en-US" w:eastAsia="de-DE"/>
            <w:rPrChange w:id="81" w:author="rolf" w:date="2020-02-15T19:40:00Z">
              <w:rPr>
                <w:b/>
                <w:lang w:val="en-US" w:eastAsia="de-DE"/>
              </w:rPr>
            </w:rPrChange>
          </w:rPr>
          <w:t>ser</w:t>
        </w:r>
        <w:proofErr w:type="spellEnd"/>
        <w:r w:rsidRPr="007218C8">
          <w:rPr>
            <w:lang w:val="en-US" w:eastAsia="de-DE"/>
            <w:rPrChange w:id="82" w:author="rolf" w:date="2020-02-15T19:40:00Z">
              <w:rPr>
                <w:b/>
                <w:lang w:val="en-US" w:eastAsia="de-DE"/>
              </w:rPr>
            </w:rPrChange>
          </w:rPr>
          <w:t xml:space="preserve"> and .</w:t>
        </w:r>
        <w:proofErr w:type="spellStart"/>
        <w:r w:rsidRPr="007218C8">
          <w:rPr>
            <w:lang w:val="en-US" w:eastAsia="de-DE"/>
            <w:rPrChange w:id="83" w:author="rolf" w:date="2020-02-15T19:40:00Z">
              <w:rPr>
                <w:b/>
                <w:lang w:val="en-US" w:eastAsia="de-DE"/>
              </w:rPr>
            </w:rPrChange>
          </w:rPr>
          <w:t>avi</w:t>
        </w:r>
        <w:proofErr w:type="spellEnd"/>
        <w:r w:rsidRPr="007218C8">
          <w:rPr>
            <w:lang w:val="en-US" w:eastAsia="de-DE"/>
            <w:rPrChange w:id="84" w:author="rolf" w:date="2020-02-15T19:40:00Z">
              <w:rPr>
                <w:b/>
                <w:lang w:val="en-US" w:eastAsia="de-DE"/>
              </w:rPr>
            </w:rPrChange>
          </w:rPr>
          <w:t xml:space="preserve"> format</w:t>
        </w:r>
      </w:ins>
      <w:ins w:id="85" w:author="rolf" w:date="2020-02-15T19:40:00Z">
        <w:r>
          <w:rPr>
            <w:lang w:val="en-US" w:eastAsia="de-DE"/>
          </w:rPr>
          <w:t xml:space="preserve">, plus very helpful discussions on problems with </w:t>
        </w:r>
      </w:ins>
      <w:ins w:id="86" w:author="rolf" w:date="2020-02-15T19:41:00Z">
        <w:r>
          <w:rPr>
            <w:lang w:val="en-US" w:eastAsia="de-DE"/>
          </w:rPr>
          <w:t>rea</w:t>
        </w:r>
        <w:r>
          <w:rPr>
            <w:lang w:val="en-US" w:eastAsia="de-DE"/>
          </w:rPr>
          <w:t>d</w:t>
        </w:r>
        <w:r>
          <w:rPr>
            <w:lang w:val="en-US" w:eastAsia="de-DE"/>
          </w:rPr>
          <w:t>ing</w:t>
        </w:r>
      </w:ins>
      <w:ins w:id="87" w:author="rolf" w:date="2020-02-15T19:40:00Z">
        <w:r>
          <w:rPr>
            <w:lang w:val="en-US" w:eastAsia="de-DE"/>
          </w:rPr>
          <w:t xml:space="preserve"> video input files.</w:t>
        </w:r>
      </w:ins>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ins w:id="88" w:author="rolf" w:date="2020-02-22T10:03:00Z">
        <w:r w:rsidR="001E4EC3">
          <w:rPr>
            <w:lang w:val="en-US"/>
          </w:rPr>
          <w:t>Appendix</w:t>
        </w:r>
        <w:r w:rsidR="001E4EC3" w:rsidRPr="002B5809">
          <w:rPr>
            <w:lang w:val="en-US"/>
          </w:rPr>
          <w:t xml:space="preserve"> </w:t>
        </w:r>
        <w:r w:rsidR="001E4EC3">
          <w:rPr>
            <w:lang w:val="en-US"/>
          </w:rPr>
          <w:t>B:</w:t>
        </w:r>
        <w:r w:rsidR="001E4EC3" w:rsidRPr="002B5809">
          <w:rPr>
            <w:lang w:val="en-US"/>
          </w:rPr>
          <w:t xml:space="preserve"> </w:t>
        </w:r>
        <w:r w:rsidR="001E4EC3">
          <w:rPr>
            <w:lang w:val="en-US"/>
          </w:rPr>
          <w:t>Linux Installation Instructions</w:t>
        </w:r>
      </w:ins>
      <w:del w:id="89" w:author="rolf" w:date="2020-02-15T20:50:00Z">
        <w:r w:rsidR="00BE6F28" w:rsidDel="00390CF3">
          <w:rPr>
            <w:lang w:val="en-US"/>
          </w:rPr>
          <w:delText>Appendix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r>
        <w:rPr>
          <w:lang w:val="en-US" w:eastAsia="de-DE"/>
        </w:rPr>
        <w:t>)</w:t>
      </w:r>
      <w:del w:id="90" w:author="rolf" w:date="2020-02-15T19:41:00Z">
        <w:r w:rsidDel="007218C8">
          <w:rPr>
            <w:lang w:val="en-US" w:eastAsia="de-DE"/>
          </w:rPr>
          <w:delText xml:space="preserve"> </w:delText>
        </w:r>
      </w:del>
    </w:p>
    <w:p w:rsidR="009D4E35" w:rsidRDefault="009D4E35" w:rsidP="00767520">
      <w:pPr>
        <w:rPr>
          <w:lang w:val="en-US"/>
        </w:rPr>
      </w:pPr>
    </w:p>
    <w:p w:rsidR="00D547DB" w:rsidRDefault="00D547DB" w:rsidP="005B3172">
      <w:pPr>
        <w:pStyle w:val="berschrift2"/>
        <w:rPr>
          <w:lang w:val="en-US"/>
        </w:rPr>
      </w:pPr>
      <w:bookmarkStart w:id="91" w:name="_Toc22028259"/>
      <w:r>
        <w:rPr>
          <w:lang w:val="en-US"/>
        </w:rPr>
        <w:lastRenderedPageBreak/>
        <w:t>Changelog</w:t>
      </w:r>
      <w:bookmarkEnd w:id="91"/>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2" w:name="_Toc484449259"/>
      <w:bookmarkStart w:id="93" w:name="_Toc502072379"/>
      <w:bookmarkStart w:id="94" w:name="_Toc510165762"/>
      <w:bookmarkStart w:id="95" w:name="_Toc8809747"/>
      <w:bookmarkStart w:id="96" w:name="_Toc8897864"/>
      <w:bookmarkStart w:id="97" w:name="_Toc11055781"/>
      <w:bookmarkStart w:id="98" w:name="_Toc14185248"/>
      <w:bookmarkStart w:id="99" w:name="_Toc17051720"/>
      <w:bookmarkStart w:id="100" w:name="_Toc18834590"/>
      <w:bookmarkStart w:id="101" w:name="_Toc22028260"/>
      <w:bookmarkEnd w:id="92"/>
      <w:bookmarkEnd w:id="93"/>
      <w:bookmarkEnd w:id="94"/>
      <w:bookmarkEnd w:id="95"/>
      <w:bookmarkEnd w:id="96"/>
      <w:bookmarkEnd w:id="97"/>
      <w:bookmarkEnd w:id="98"/>
      <w:bookmarkEnd w:id="99"/>
      <w:bookmarkEnd w:id="100"/>
      <w:bookmarkEnd w:id="10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2" w:name="_Toc484449260"/>
      <w:bookmarkStart w:id="103" w:name="_Toc502072380"/>
      <w:bookmarkStart w:id="104" w:name="_Toc510165763"/>
      <w:bookmarkStart w:id="105" w:name="_Toc8809748"/>
      <w:bookmarkStart w:id="106" w:name="_Toc8897865"/>
      <w:bookmarkStart w:id="107" w:name="_Toc11055782"/>
      <w:bookmarkStart w:id="108" w:name="_Toc14185249"/>
      <w:bookmarkStart w:id="109" w:name="_Toc17051721"/>
      <w:bookmarkStart w:id="110" w:name="_Toc18834591"/>
      <w:bookmarkStart w:id="111" w:name="_Toc22028261"/>
      <w:bookmarkEnd w:id="102"/>
      <w:bookmarkEnd w:id="103"/>
      <w:bookmarkEnd w:id="104"/>
      <w:bookmarkEnd w:id="105"/>
      <w:bookmarkEnd w:id="106"/>
      <w:bookmarkEnd w:id="107"/>
      <w:bookmarkEnd w:id="108"/>
      <w:bookmarkEnd w:id="109"/>
      <w:bookmarkEnd w:id="110"/>
      <w:bookmarkEnd w:id="111"/>
    </w:p>
    <w:p w:rsidR="00D90FE5" w:rsidRDefault="00D90FE5" w:rsidP="005B3172">
      <w:pPr>
        <w:pStyle w:val="berschrift3"/>
        <w:rPr>
          <w:lang w:val="en-US"/>
        </w:rPr>
      </w:pPr>
      <w:bookmarkStart w:id="112" w:name="_Toc22028262"/>
      <w:r>
        <w:rPr>
          <w:lang w:val="en-US"/>
        </w:rPr>
        <w:t>Changes in version 0.7.0 (</w:t>
      </w:r>
      <w:r w:rsidR="00BE2B25">
        <w:rPr>
          <w:lang w:val="en-US"/>
        </w:rPr>
        <w:t>February</w:t>
      </w:r>
      <w:r>
        <w:rPr>
          <w:lang w:val="en-US"/>
        </w:rPr>
        <w:t xml:space="preserve"> 2019)</w:t>
      </w:r>
      <w:bookmarkEnd w:id="112"/>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ins w:id="113" w:author="rolf" w:date="2020-02-15T19:44:00Z"/>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ins w:id="114" w:author="rolf" w:date="2020-02-15T19:44:00Z">
        <w:r>
          <w:rPr>
            <w:lang w:val="en-US" w:eastAsia="de-DE"/>
          </w:rPr>
          <w:t>Option to normalize image brightness in quality ranking and stacking added.</w:t>
        </w:r>
      </w:ins>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ins w:id="115" w:author="rolf" w:date="2020-02-15T19:42:00Z"/>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ins w:id="116" w:author="rolf" w:date="2020-02-15T19:42:00Z">
        <w:r>
          <w:rPr>
            <w:lang w:val="en-US" w:eastAsia="de-DE"/>
          </w:rPr>
          <w:t xml:space="preserve">Automatic detection of </w:t>
        </w:r>
      </w:ins>
      <w:ins w:id="117" w:author="rolf" w:date="2020-02-15T19:43:00Z">
        <w:r>
          <w:rPr>
            <w:lang w:val="en-US" w:eastAsia="de-DE"/>
          </w:rPr>
          <w:t>Bayer patterns in .</w:t>
        </w:r>
        <w:proofErr w:type="spellStart"/>
        <w:r>
          <w:rPr>
            <w:lang w:val="en-US" w:eastAsia="de-DE"/>
          </w:rPr>
          <w:t>avi</w:t>
        </w:r>
        <w:proofErr w:type="spellEnd"/>
        <w:r>
          <w:rPr>
            <w:lang w:val="en-US" w:eastAsia="de-DE"/>
          </w:rPr>
          <w:t xml:space="preserve"> videos and </w:t>
        </w:r>
      </w:ins>
      <w:ins w:id="118" w:author="rolf" w:date="2020-02-15T19:44:00Z">
        <w:r>
          <w:rPr>
            <w:lang w:val="en-US" w:eastAsia="de-DE"/>
          </w:rPr>
          <w:t>bit depth</w:t>
        </w:r>
      </w:ins>
      <w:ins w:id="119" w:author="rolf" w:date="2020-02-15T19:43:00Z">
        <w:r>
          <w:rPr>
            <w:lang w:val="en-US" w:eastAsia="de-DE"/>
          </w:rPr>
          <w:t xml:space="preserve"> correction for .</w:t>
        </w:r>
        <w:proofErr w:type="spellStart"/>
        <w:r>
          <w:rPr>
            <w:lang w:val="en-US" w:eastAsia="de-DE"/>
          </w:rPr>
          <w:t>ser</w:t>
        </w:r>
        <w:proofErr w:type="spellEnd"/>
        <w:r>
          <w:rPr>
            <w:lang w:val="en-US" w:eastAsia="de-DE"/>
          </w:rPr>
          <w:t xml:space="preserve"> videos.</w:t>
        </w:r>
      </w:ins>
    </w:p>
    <w:p w:rsidR="00BE2B25" w:rsidRDefault="00BE2B25" w:rsidP="00D90FE5">
      <w:pPr>
        <w:pStyle w:val="Listenabsatz"/>
        <w:numPr>
          <w:ilvl w:val="0"/>
          <w:numId w:val="17"/>
        </w:numPr>
        <w:rPr>
          <w:ins w:id="120" w:author="rolf" w:date="2020-02-23T22:11:00Z"/>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ins w:id="121" w:author="rolf" w:date="2020-02-23T22:12:00Z">
        <w:r>
          <w:rPr>
            <w:lang w:val="en-US" w:eastAsia="de-DE"/>
          </w:rPr>
          <w:t>Tabbed pane introduced in c</w:t>
        </w:r>
      </w:ins>
      <w:ins w:id="122" w:author="rolf" w:date="2020-02-23T22:11:00Z">
        <w:r>
          <w:rPr>
            <w:lang w:val="en-US" w:eastAsia="de-DE"/>
          </w:rPr>
          <w:t xml:space="preserve">onfiguration dialog </w:t>
        </w:r>
      </w:ins>
      <w:ins w:id="123" w:author="rolf" w:date="2020-02-23T22:12:00Z">
        <w:r>
          <w:rPr>
            <w:lang w:val="en-US" w:eastAsia="de-DE"/>
          </w:rPr>
          <w:t>.</w:t>
        </w:r>
      </w:ins>
      <w:bookmarkStart w:id="124" w:name="_GoBack"/>
      <w:bookmarkEnd w:id="124"/>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125" w:name="_Toc22028263"/>
      <w:r>
        <w:rPr>
          <w:lang w:val="en-US"/>
        </w:rPr>
        <w:t>Changes in version 0.6.0 (</w:t>
      </w:r>
      <w:r w:rsidR="00930212">
        <w:rPr>
          <w:lang w:val="en-US"/>
        </w:rPr>
        <w:t>August</w:t>
      </w:r>
      <w:r>
        <w:rPr>
          <w:lang w:val="en-US"/>
        </w:rPr>
        <w:t xml:space="preserve"> 2019)</w:t>
      </w:r>
      <w:bookmarkEnd w:id="125"/>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126"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126"/>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127"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128" w:name="_Ref502071357"/>
      <w:bookmarkStart w:id="129" w:name="_Toc22028265"/>
      <w:r w:rsidRPr="002B5809">
        <w:rPr>
          <w:lang w:val="en-US"/>
        </w:rPr>
        <w:t>System Requirements and Software Installation</w:t>
      </w:r>
      <w:bookmarkEnd w:id="127"/>
      <w:bookmarkEnd w:id="128"/>
      <w:bookmarkEnd w:id="129"/>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0" w:name="_Toc510165767"/>
      <w:bookmarkStart w:id="131" w:name="_Toc8809751"/>
      <w:bookmarkStart w:id="132" w:name="_Toc8897868"/>
      <w:bookmarkStart w:id="133" w:name="_Toc11055786"/>
      <w:bookmarkStart w:id="134" w:name="_Toc14185253"/>
      <w:bookmarkStart w:id="135" w:name="_Toc17051725"/>
      <w:bookmarkStart w:id="136" w:name="_Toc18834596"/>
      <w:bookmarkStart w:id="137" w:name="_Toc22028266"/>
      <w:bookmarkEnd w:id="130"/>
      <w:bookmarkEnd w:id="131"/>
      <w:bookmarkEnd w:id="132"/>
      <w:bookmarkEnd w:id="133"/>
      <w:bookmarkEnd w:id="134"/>
      <w:bookmarkEnd w:id="135"/>
      <w:bookmarkEnd w:id="136"/>
      <w:bookmarkEnd w:id="13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8" w:name="_Toc510165768"/>
      <w:bookmarkStart w:id="139" w:name="_Toc8809752"/>
      <w:bookmarkStart w:id="140" w:name="_Toc8897869"/>
      <w:bookmarkStart w:id="141" w:name="_Toc11055787"/>
      <w:bookmarkStart w:id="142" w:name="_Toc14185254"/>
      <w:bookmarkStart w:id="143" w:name="_Toc17051726"/>
      <w:bookmarkStart w:id="144" w:name="_Toc18834597"/>
      <w:bookmarkStart w:id="145" w:name="_Toc22028267"/>
      <w:bookmarkEnd w:id="138"/>
      <w:bookmarkEnd w:id="139"/>
      <w:bookmarkEnd w:id="140"/>
      <w:bookmarkEnd w:id="141"/>
      <w:bookmarkEnd w:id="142"/>
      <w:bookmarkEnd w:id="143"/>
      <w:bookmarkEnd w:id="144"/>
      <w:bookmarkEnd w:id="14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6" w:name="_Toc510165769"/>
      <w:bookmarkStart w:id="147" w:name="_Toc8809753"/>
      <w:bookmarkStart w:id="148" w:name="_Toc8897870"/>
      <w:bookmarkStart w:id="149" w:name="_Toc11055788"/>
      <w:bookmarkStart w:id="150" w:name="_Toc14185255"/>
      <w:bookmarkStart w:id="151" w:name="_Toc17051727"/>
      <w:bookmarkStart w:id="152" w:name="_Toc18834598"/>
      <w:bookmarkStart w:id="153" w:name="_Toc22028268"/>
      <w:bookmarkEnd w:id="146"/>
      <w:bookmarkEnd w:id="147"/>
      <w:bookmarkEnd w:id="148"/>
      <w:bookmarkEnd w:id="149"/>
      <w:bookmarkEnd w:id="150"/>
      <w:bookmarkEnd w:id="151"/>
      <w:bookmarkEnd w:id="152"/>
      <w:bookmarkEnd w:id="153"/>
    </w:p>
    <w:p w:rsidR="001F7311" w:rsidRPr="003F61AA" w:rsidRDefault="003F61AA" w:rsidP="00311A59">
      <w:pPr>
        <w:pStyle w:val="berschrift3"/>
        <w:rPr>
          <w:lang w:val="en-US"/>
        </w:rPr>
      </w:pPr>
      <w:bookmarkStart w:id="154" w:name="_Toc22028269"/>
      <w:r>
        <w:rPr>
          <w:lang w:val="en-US"/>
        </w:rPr>
        <w:t>Windows (7 / 8 / 10)</w:t>
      </w:r>
      <w:bookmarkEnd w:id="15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r w:rsidR="007218C8">
        <w:fldChar w:fldCharType="begin"/>
      </w:r>
      <w:r w:rsidR="007218C8" w:rsidRPr="007218C8">
        <w:rPr>
          <w:lang w:val="en-US"/>
          <w:rPrChange w:id="155" w:author="rolf" w:date="2020-02-15T19:35:00Z">
            <w:rPr/>
          </w:rPrChange>
        </w:rPr>
        <w:instrText xml:space="preserve"> HYPERLINK "https://github.com/Rolf-Hempel/PlanetarySystemStacker/releases" </w:instrText>
      </w:r>
      <w:r w:rsidR="007218C8">
        <w:fldChar w:fldCharType="separate"/>
      </w:r>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ins w:id="156" w:author="rolf" w:date="2020-02-15T19:46:00Z">
        <w:r w:rsidR="00A91AC2" w:rsidDel="00A91AC2">
          <w:rPr>
            <w:rStyle w:val="Hyperlink"/>
            <w:lang w:val="en-US"/>
          </w:rPr>
          <w:t xml:space="preserve"> </w:t>
        </w:r>
      </w:ins>
      <w:del w:id="157" w:author="rolf" w:date="2020-02-15T19:46:00Z">
        <w:r w:rsidR="002C1E76" w:rsidDel="00A91AC2">
          <w:rPr>
            <w:rStyle w:val="Hyperlink"/>
            <w:lang w:val="en-US"/>
          </w:rPr>
          <w:delText>_beta</w:delText>
        </w:r>
      </w:del>
      <w:r w:rsidR="009D74F3">
        <w:rPr>
          <w:rStyle w:val="Hyperlink"/>
          <w:lang w:val="en-US"/>
        </w:rPr>
        <w:t>_Windows-Installer</w:t>
      </w:r>
      <w:r w:rsidRPr="009D74F3">
        <w:rPr>
          <w:rStyle w:val="Hyperlink"/>
          <w:lang w:val="en-US"/>
        </w:rPr>
        <w:t>.exe</w:t>
      </w:r>
      <w:r w:rsidR="00411767" w:rsidRPr="009D74F3">
        <w:rPr>
          <w:rStyle w:val="Hyperlink"/>
          <w:lang w:val="en-US"/>
        </w:rPr>
        <w:t>”</w:t>
      </w:r>
      <w:r w:rsidR="007218C8">
        <w:rPr>
          <w:rStyle w:val="Hyperlink"/>
          <w:lang w:val="en-US"/>
        </w:rPr>
        <w:fldChar w:fldCharType="end"/>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w:t>
      </w:r>
      <w:r>
        <w:rPr>
          <w:lang w:val="en-US"/>
        </w:rPr>
        <w:lastRenderedPageBreak/>
        <w:t xml:space="preserve">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158" w:name="_Toc22028270"/>
      <w:r>
        <w:rPr>
          <w:lang w:val="en-US"/>
        </w:rPr>
        <w:t>Lin</w:t>
      </w:r>
      <w:r w:rsidR="00CE20C6">
        <w:rPr>
          <w:lang w:val="en-US"/>
        </w:rPr>
        <w:t>ux</w:t>
      </w:r>
      <w:bookmarkEnd w:id="158"/>
    </w:p>
    <w:p w:rsidR="00C87EDE" w:rsidDel="005A2665" w:rsidRDefault="00CE20C6" w:rsidP="00FA7692">
      <w:pPr>
        <w:rPr>
          <w:del w:id="159" w:author="rolf" w:date="2020-02-22T09:52:00Z"/>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del w:id="160" w:author="rolf" w:date="2020-02-22T09:52:00Z">
        <w:r w:rsidDel="005A2665">
          <w:rPr>
            <w:lang w:val="en-US" w:eastAsia="de-DE"/>
          </w:rPr>
          <w:delText xml:space="preserve">For Ubuntu 16.04 LTS the </w:delText>
        </w:r>
        <w:r w:rsidR="00FA7692" w:rsidDel="005A2665">
          <w:rPr>
            <w:lang w:val="en-US" w:eastAsia="de-DE"/>
          </w:rPr>
          <w:delText>complete PlanetarySystemStacker software can be obtained from Github as a gzipped tarfile (</w:delText>
        </w:r>
        <w:r w:rsidR="007218C8" w:rsidDel="005A2665">
          <w:fldChar w:fldCharType="begin"/>
        </w:r>
        <w:r w:rsidR="007218C8" w:rsidRPr="007218C8" w:rsidDel="005A2665">
          <w:rPr>
            <w:lang w:val="en-US"/>
            <w:rPrChange w:id="161" w:author="rolf" w:date="2020-02-15T19:35:00Z">
              <w:rPr/>
            </w:rPrChange>
          </w:rPr>
          <w:delInstrText xml:space="preserve"> HYPERLINK "https://github.com/Rolf-Hempel/PlanetarySystemStacker/releases" </w:delInstrText>
        </w:r>
        <w:r w:rsidR="007218C8" w:rsidDel="005A2665">
          <w:fldChar w:fldCharType="separate"/>
        </w:r>
        <w:r w:rsidR="00FA7692" w:rsidRPr="009D74F3" w:rsidDel="005A2665">
          <w:rPr>
            <w:rStyle w:val="Hyperlink"/>
            <w:lang w:val="en-US" w:eastAsia="de-DE"/>
          </w:rPr>
          <w:delText>“</w:delText>
        </w:r>
        <w:r w:rsidR="00FA7692" w:rsidDel="005A2665">
          <w:rPr>
            <w:rStyle w:val="Hyperlink"/>
            <w:lang w:val="en-US" w:eastAsia="de-DE"/>
          </w:rPr>
          <w:delText>PlanetarySystemStacker</w:delText>
        </w:r>
        <w:r w:rsidR="00FA7692" w:rsidRPr="009D74F3" w:rsidDel="005A2665">
          <w:rPr>
            <w:rStyle w:val="Hyperlink"/>
            <w:lang w:val="en-US" w:eastAsia="de-DE"/>
          </w:rPr>
          <w:delText>_V</w:delText>
        </w:r>
        <w:r w:rsidR="00FA7692" w:rsidDel="005A2665">
          <w:rPr>
            <w:rStyle w:val="Hyperlink"/>
            <w:lang w:val="en-US" w:eastAsia="de-DE"/>
          </w:rPr>
          <w:delText>0.</w:delText>
        </w:r>
        <w:r w:rsidR="00BE2B25" w:rsidDel="005A2665">
          <w:rPr>
            <w:rStyle w:val="Hyperlink"/>
            <w:lang w:val="en-US" w:eastAsia="de-DE"/>
          </w:rPr>
          <w:delText>7</w:delText>
        </w:r>
        <w:r w:rsidR="002C1E76" w:rsidDel="005A2665">
          <w:rPr>
            <w:rStyle w:val="Hyperlink"/>
            <w:lang w:val="en-US" w:eastAsia="de-DE"/>
          </w:rPr>
          <w:delText>.0</w:delText>
        </w:r>
      </w:del>
      <w:del w:id="162" w:author="rolf" w:date="2020-02-15T19:46:00Z">
        <w:r w:rsidR="002C1E76" w:rsidDel="00A91AC2">
          <w:rPr>
            <w:rStyle w:val="Hyperlink"/>
            <w:lang w:val="en-US" w:eastAsia="de-DE"/>
          </w:rPr>
          <w:delText>_beta</w:delText>
        </w:r>
      </w:del>
      <w:del w:id="163" w:author="rolf" w:date="2020-02-22T09:52:00Z">
        <w:r w:rsidR="00FA7692" w:rsidRPr="009D74F3" w:rsidDel="005A2665">
          <w:rPr>
            <w:rStyle w:val="Hyperlink"/>
            <w:lang w:val="en-US" w:eastAsia="de-DE"/>
          </w:rPr>
          <w:delText>_Linux.</w:delText>
        </w:r>
        <w:r w:rsidR="00FA7692" w:rsidDel="005A2665">
          <w:rPr>
            <w:rStyle w:val="Hyperlink"/>
            <w:lang w:val="en-US" w:eastAsia="de-DE"/>
          </w:rPr>
          <w:delText>t</w:delText>
        </w:r>
        <w:r w:rsidR="00FA7692" w:rsidRPr="009D74F3" w:rsidDel="005A2665">
          <w:rPr>
            <w:rStyle w:val="Hyperlink"/>
            <w:lang w:val="en-US" w:eastAsia="de-DE"/>
          </w:rPr>
          <w:delText>gz”</w:delText>
        </w:r>
        <w:r w:rsidR="007218C8" w:rsidDel="005A2665">
          <w:rPr>
            <w:rStyle w:val="Hyperlink"/>
            <w:lang w:val="en-US" w:eastAsia="de-DE"/>
          </w:rPr>
          <w:fldChar w:fldCharType="end"/>
        </w:r>
        <w:r w:rsidR="00FA7692" w:rsidDel="005A2665">
          <w:rPr>
            <w:lang w:val="en-US" w:eastAsia="de-DE"/>
          </w:rPr>
          <w:delText>). The tarfile can be u</w:delText>
        </w:r>
        <w:r w:rsidR="00FA7692" w:rsidDel="005A2665">
          <w:rPr>
            <w:lang w:val="en-US" w:eastAsia="de-DE"/>
          </w:rPr>
          <w:delText>n</w:delText>
        </w:r>
        <w:r w:rsidR="00FA7692" w:rsidDel="005A2665">
          <w:rPr>
            <w:lang w:val="en-US" w:eastAsia="de-DE"/>
          </w:rPr>
          <w:delText>packed at any file system location. This will create the directory “PlanetarySystemStacker” which co</w:delText>
        </w:r>
        <w:r w:rsidR="00FA7692" w:rsidDel="005A2665">
          <w:rPr>
            <w:lang w:val="en-US" w:eastAsia="de-DE"/>
          </w:rPr>
          <w:delText>n</w:delText>
        </w:r>
        <w:r w:rsidR="00FA7692" w:rsidDel="005A2665">
          <w:rPr>
            <w:lang w:val="en-US" w:eastAsia="de-DE"/>
          </w:rPr>
          <w:delText>tains the executable “PlanetarySystemStacker”, the user guide “PlanetarySystemStacker _User-Guide.pdf”, and t</w:delText>
        </w:r>
        <w:r w:rsidDel="005A2665">
          <w:rPr>
            <w:lang w:val="en-US" w:eastAsia="de-DE"/>
          </w:rPr>
          <w:delText>he Icon file “PSS-Icon-64.jpg”.</w:delText>
        </w:r>
      </w:del>
    </w:p>
    <w:p w:rsidR="00F84516" w:rsidRDefault="00F84516">
      <w:pPr>
        <w:rPr>
          <w:lang w:val="en-US" w:eastAsia="de-DE"/>
        </w:rPr>
      </w:pPr>
      <w:del w:id="164" w:author="rolf" w:date="2020-02-22T09:52:00Z">
        <w:r w:rsidDel="005A2665">
          <w:rPr>
            <w:lang w:val="en-US" w:eastAsia="de-DE"/>
          </w:rPr>
          <w:delText>For other Linux distributions (or Ubuntu versions),</w:delText>
        </w:r>
      </w:del>
      <w:ins w:id="165" w:author="rolf" w:date="2020-02-22T09:52:00Z">
        <w:r w:rsidR="005A2665">
          <w:rPr>
            <w:lang w:val="en-US" w:eastAsia="de-DE"/>
          </w:rPr>
          <w:t xml:space="preserve">Therefore, </w:t>
        </w:r>
      </w:ins>
      <w:ins w:id="166" w:author="rolf" w:date="2020-02-22T09:53:00Z">
        <w:r w:rsidR="005A2665">
          <w:rPr>
            <w:lang w:val="en-US" w:eastAsia="de-DE"/>
          </w:rPr>
          <w:t>the Linux installer introduced with PSS Version 0.6.0 is not provided any more.</w:t>
        </w:r>
      </w:ins>
      <w:ins w:id="167" w:author="rolf" w:date="2020-02-22T09:54:00Z">
        <w:r w:rsidR="005A2665">
          <w:rPr>
            <w:lang w:val="en-US" w:eastAsia="de-DE"/>
          </w:rPr>
          <w:t xml:space="preserve"> </w:t>
        </w:r>
      </w:ins>
      <w:ins w:id="168" w:author="rolf" w:date="2020-02-22T09:57:00Z">
        <w:r w:rsidR="005A2665">
          <w:rPr>
            <w:lang w:val="en-US" w:eastAsia="de-DE"/>
          </w:rPr>
          <w:t>Instead,</w:t>
        </w:r>
      </w:ins>
      <w:del w:id="169" w:author="rolf" w:date="2020-02-22T09:57:00Z">
        <w:r w:rsidDel="005A2665">
          <w:rPr>
            <w:lang w:val="en-US" w:eastAsia="de-DE"/>
          </w:rPr>
          <w:delText xml:space="preserve"> </w:delText>
        </w:r>
      </w:del>
      <w:ins w:id="170" w:author="rolf" w:date="2020-02-22T09:57:00Z">
        <w:r w:rsidR="005A2665">
          <w:rPr>
            <w:lang w:val="en-US" w:eastAsia="de-DE"/>
          </w:rPr>
          <w:t xml:space="preserve"> </w:t>
        </w:r>
      </w:ins>
      <w:r>
        <w:rPr>
          <w:lang w:val="en-US" w:eastAsia="de-DE"/>
        </w:rPr>
        <w:t>detailed descriptions of how to install the required P</w:t>
      </w:r>
      <w:r>
        <w:rPr>
          <w:lang w:val="en-US" w:eastAsia="de-DE"/>
        </w:rPr>
        <w:t>y</w:t>
      </w:r>
      <w:r>
        <w:rPr>
          <w:lang w:val="en-US" w:eastAsia="de-DE"/>
        </w:rPr>
        <w:t xml:space="preserve">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ins w:id="171" w:author="rolf" w:date="2020-02-22T10:03:00Z">
        <w:r w:rsidR="001E4EC3">
          <w:rPr>
            <w:lang w:val="en-US"/>
          </w:rPr>
          <w:t>Appendix</w:t>
        </w:r>
        <w:r w:rsidR="001E4EC3" w:rsidRPr="002B5809">
          <w:rPr>
            <w:lang w:val="en-US"/>
          </w:rPr>
          <w:t xml:space="preserve"> </w:t>
        </w:r>
        <w:r w:rsidR="001E4EC3">
          <w:rPr>
            <w:lang w:val="en-US"/>
          </w:rPr>
          <w:t>B:</w:t>
        </w:r>
        <w:r w:rsidR="001E4EC3" w:rsidRPr="002B5809">
          <w:rPr>
            <w:lang w:val="en-US"/>
          </w:rPr>
          <w:t xml:space="preserve"> </w:t>
        </w:r>
        <w:r w:rsidR="001E4EC3">
          <w:rPr>
            <w:lang w:val="en-US"/>
          </w:rPr>
          <w:t>Linux Installation Instructions</w:t>
        </w:r>
      </w:ins>
      <w:del w:id="172" w:author="rolf" w:date="2020-02-15T20:50:00Z">
        <w:r w:rsidR="00BE6F28" w:rsidDel="00390CF3">
          <w:rPr>
            <w:lang w:val="en-US"/>
          </w:rPr>
          <w:delText>Appe</w:delText>
        </w:r>
        <w:r w:rsidR="00BE6F28" w:rsidDel="00390CF3">
          <w:rPr>
            <w:lang w:val="en-US"/>
          </w:rPr>
          <w:delText>n</w:delText>
        </w:r>
        <w:r w:rsidR="00BE6F28" w:rsidDel="00390CF3">
          <w:rPr>
            <w:lang w:val="en-US"/>
          </w:rPr>
          <w:delText>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ins w:id="173" w:author="rolf" w:date="2020-02-22T09:57:00Z">
        <w:r w:rsidR="005A2665">
          <w:rPr>
            <w:lang w:val="en-US" w:eastAsia="de-DE"/>
          </w:rPr>
          <w:t>.</w:t>
        </w:r>
      </w:ins>
    </w:p>
    <w:p w:rsidR="00CE20C6" w:rsidRDefault="00CE20C6" w:rsidP="00FA7692">
      <w:pPr>
        <w:rPr>
          <w:lang w:val="en-US" w:eastAsia="de-DE"/>
        </w:rPr>
      </w:pPr>
    </w:p>
    <w:p w:rsidR="00AE3DAA" w:rsidRPr="002B5809" w:rsidRDefault="0030015A" w:rsidP="00AE3DAA">
      <w:pPr>
        <w:pStyle w:val="berschrift2"/>
        <w:rPr>
          <w:lang w:val="en-US"/>
        </w:rPr>
      </w:pPr>
      <w:bookmarkStart w:id="174" w:name="_Toc22028271"/>
      <w:r w:rsidRPr="002B5809">
        <w:rPr>
          <w:lang w:val="en-US"/>
        </w:rPr>
        <w:t>Program Execution</w:t>
      </w:r>
      <w:bookmarkEnd w:id="17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75" w:name="_Toc484449264"/>
      <w:bookmarkStart w:id="176" w:name="_Toc502072385"/>
      <w:bookmarkStart w:id="177" w:name="_Toc510165774"/>
      <w:bookmarkStart w:id="178" w:name="_Toc8809756"/>
      <w:bookmarkStart w:id="179" w:name="_Toc8897873"/>
      <w:bookmarkStart w:id="180" w:name="_Toc11055791"/>
      <w:bookmarkStart w:id="181" w:name="_Toc14185258"/>
      <w:bookmarkStart w:id="182" w:name="_Toc17051731"/>
      <w:bookmarkStart w:id="183" w:name="_Toc18834602"/>
      <w:bookmarkStart w:id="184" w:name="_Toc22028272"/>
      <w:bookmarkEnd w:id="175"/>
      <w:bookmarkEnd w:id="176"/>
      <w:bookmarkEnd w:id="177"/>
      <w:bookmarkEnd w:id="178"/>
      <w:bookmarkEnd w:id="179"/>
      <w:bookmarkEnd w:id="180"/>
      <w:bookmarkEnd w:id="181"/>
      <w:bookmarkEnd w:id="182"/>
      <w:bookmarkEnd w:id="183"/>
      <w:bookmarkEnd w:id="18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85" w:name="_Toc484449265"/>
      <w:bookmarkStart w:id="186" w:name="_Toc502072386"/>
      <w:bookmarkStart w:id="187" w:name="_Toc510165775"/>
      <w:bookmarkStart w:id="188" w:name="_Toc8809757"/>
      <w:bookmarkStart w:id="189" w:name="_Toc8897874"/>
      <w:bookmarkStart w:id="190" w:name="_Toc11055792"/>
      <w:bookmarkStart w:id="191" w:name="_Toc14185259"/>
      <w:bookmarkStart w:id="192" w:name="_Toc17051732"/>
      <w:bookmarkStart w:id="193" w:name="_Toc18834603"/>
      <w:bookmarkStart w:id="194" w:name="_Toc22028273"/>
      <w:bookmarkEnd w:id="185"/>
      <w:bookmarkEnd w:id="186"/>
      <w:bookmarkEnd w:id="187"/>
      <w:bookmarkEnd w:id="188"/>
      <w:bookmarkEnd w:id="189"/>
      <w:bookmarkEnd w:id="190"/>
      <w:bookmarkEnd w:id="191"/>
      <w:bookmarkEnd w:id="192"/>
      <w:bookmarkEnd w:id="193"/>
      <w:bookmarkEnd w:id="19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95" w:name="_Toc484449266"/>
      <w:bookmarkStart w:id="196" w:name="_Toc502072387"/>
      <w:bookmarkStart w:id="197" w:name="_Toc510165776"/>
      <w:bookmarkStart w:id="198" w:name="_Toc8809758"/>
      <w:bookmarkStart w:id="199" w:name="_Toc8897875"/>
      <w:bookmarkStart w:id="200" w:name="_Toc11055793"/>
      <w:bookmarkStart w:id="201" w:name="_Toc14185260"/>
      <w:bookmarkStart w:id="202" w:name="_Toc17051733"/>
      <w:bookmarkStart w:id="203" w:name="_Toc18834604"/>
      <w:bookmarkStart w:id="204" w:name="_Toc22028274"/>
      <w:bookmarkEnd w:id="195"/>
      <w:bookmarkEnd w:id="196"/>
      <w:bookmarkEnd w:id="197"/>
      <w:bookmarkEnd w:id="198"/>
      <w:bookmarkEnd w:id="199"/>
      <w:bookmarkEnd w:id="200"/>
      <w:bookmarkEnd w:id="201"/>
      <w:bookmarkEnd w:id="202"/>
      <w:bookmarkEnd w:id="203"/>
      <w:bookmarkEnd w:id="20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05" w:name="_Toc484449267"/>
      <w:bookmarkStart w:id="206" w:name="_Toc502072388"/>
      <w:bookmarkStart w:id="207" w:name="_Toc510165777"/>
      <w:bookmarkStart w:id="208" w:name="_Toc8809759"/>
      <w:bookmarkStart w:id="209" w:name="_Toc8897876"/>
      <w:bookmarkStart w:id="210" w:name="_Toc11055794"/>
      <w:bookmarkStart w:id="211" w:name="_Toc14185261"/>
      <w:bookmarkStart w:id="212" w:name="_Toc17051734"/>
      <w:bookmarkStart w:id="213" w:name="_Toc18834605"/>
      <w:bookmarkStart w:id="214" w:name="_Toc22028275"/>
      <w:bookmarkEnd w:id="205"/>
      <w:bookmarkEnd w:id="206"/>
      <w:bookmarkEnd w:id="207"/>
      <w:bookmarkEnd w:id="208"/>
      <w:bookmarkEnd w:id="209"/>
      <w:bookmarkEnd w:id="210"/>
      <w:bookmarkEnd w:id="211"/>
      <w:bookmarkEnd w:id="212"/>
      <w:bookmarkEnd w:id="213"/>
      <w:bookmarkEnd w:id="214"/>
    </w:p>
    <w:p w:rsidR="00AE3DAA" w:rsidRPr="002B5809" w:rsidRDefault="00C00911">
      <w:pPr>
        <w:pStyle w:val="berschrift3"/>
        <w:rPr>
          <w:lang w:val="en-US"/>
        </w:rPr>
      </w:pPr>
      <w:bookmarkStart w:id="215" w:name="_Ref510168737"/>
      <w:bookmarkStart w:id="216" w:name="_Ref8760074"/>
      <w:bookmarkStart w:id="217" w:name="_Toc22028276"/>
      <w:r>
        <w:rPr>
          <w:lang w:val="en-US"/>
        </w:rPr>
        <w:t>Program Start</w:t>
      </w:r>
      <w:bookmarkEnd w:id="215"/>
      <w:r w:rsidR="00FC24BB">
        <w:rPr>
          <w:lang w:val="en-US"/>
        </w:rPr>
        <w:t xml:space="preserve"> / Setting Parameters</w:t>
      </w:r>
      <w:bookmarkEnd w:id="216"/>
      <w:bookmarkEnd w:id="217"/>
    </w:p>
    <w:p w:rsidR="00B20B79" w:rsidDel="005C396E" w:rsidRDefault="000F24EF" w:rsidP="00BC408E">
      <w:pPr>
        <w:rPr>
          <w:del w:id="218" w:author="rolf" w:date="2020-02-15T20:39:00Z"/>
          <w:lang w:val="en-US" w:eastAsia="de-DE"/>
        </w:rPr>
      </w:pPr>
      <w:moveFromRangeStart w:id="219" w:author="rolf" w:date="2020-02-15T20:39:00Z" w:name="move32691607"/>
      <w:moveFrom w:id="220" w:author="rolf" w:date="2020-02-15T20:39:00Z">
        <w:del w:id="221" w:author="rolf" w:date="2020-02-15T20:39:00Z">
          <w:r w:rsidDel="005C396E">
            <w:rPr>
              <w:noProof/>
              <w:lang w:eastAsia="de-DE"/>
            </w:rPr>
            <w:drawing>
              <wp:inline distT="0" distB="0" distL="0" distR="0" wp14:anchorId="5C8C2E12" wp14:editId="08D03F76">
                <wp:extent cx="5545066" cy="38379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del>
      </w:moveFrom>
      <w:moveFromRangeEnd w:id="219"/>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ins w:id="222" w:author="rolf" w:date="2020-02-22T10:03:00Z">
        <w:r w:rsidR="001E4EC3">
          <w:rPr>
            <w:lang w:val="en-US"/>
          </w:rPr>
          <w:t>Appendix</w:t>
        </w:r>
        <w:r w:rsidR="001E4EC3" w:rsidRPr="002B5809">
          <w:rPr>
            <w:lang w:val="en-US"/>
          </w:rPr>
          <w:t xml:space="preserve"> A: </w:t>
        </w:r>
        <w:r w:rsidR="001E4EC3">
          <w:rPr>
            <w:lang w:val="en-US"/>
          </w:rPr>
          <w:t>Configuration Parameters</w:t>
        </w:r>
      </w:ins>
      <w:del w:id="223" w:author="rolf" w:date="2020-02-15T20:50:00Z">
        <w:r w:rsidR="00BE6F28" w:rsidDel="00390CF3">
          <w:rPr>
            <w:lang w:val="en-US"/>
          </w:rPr>
          <w:delText>Appendix</w:delText>
        </w:r>
        <w:r w:rsidR="00BE6F28" w:rsidRPr="002B5809" w:rsidDel="00390CF3">
          <w:rPr>
            <w:lang w:val="en-US"/>
          </w:rPr>
          <w:delText xml:space="preserve"> A: </w:delText>
        </w:r>
        <w:r w:rsidR="00BE6F28" w:rsidDel="00390CF3">
          <w:rPr>
            <w:lang w:val="en-US"/>
          </w:rPr>
          <w:delText>Configuration Parameters</w:delText>
        </w:r>
      </w:del>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C396E" w:rsidP="00A21784">
      <w:pPr>
        <w:rPr>
          <w:ins w:id="224" w:author="rolf" w:date="2020-02-15T20:40:00Z"/>
          <w:lang w:val="en-US" w:eastAsia="de-DE"/>
        </w:rPr>
      </w:pPr>
      <w:moveToRangeStart w:id="225" w:author="rolf" w:date="2020-02-15T20:39:00Z" w:name="move32691607"/>
      <w:moveTo w:id="226" w:author="rolf" w:date="2020-02-15T20:39:00Z">
        <w:r>
          <w:rPr>
            <w:noProof/>
            <w:lang w:eastAsia="de-DE"/>
          </w:rPr>
          <w:lastRenderedPageBreak/>
          <w:drawing>
            <wp:inline distT="0" distB="0" distL="0" distR="0" wp14:anchorId="52020A90" wp14:editId="335C18B2">
              <wp:extent cx="5545066" cy="38379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moveTo>
      <w:moveToRangeEnd w:id="225"/>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1E4EC3">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227" w:name="_Toc22028277"/>
      <w:bookmarkStart w:id="228" w:name="_Ref8753727"/>
      <w:r>
        <w:rPr>
          <w:lang w:val="en-US"/>
        </w:rPr>
        <w:t>Dark / Flat Frame Calibration</w:t>
      </w:r>
      <w:bookmarkEnd w:id="22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1">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lastRenderedPageBreak/>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2">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w:t>
      </w:r>
      <w:proofErr w:type="gramStart"/>
      <w:r w:rsidR="00DA2EA4">
        <w:rPr>
          <w:lang w:val="en-US" w:eastAsia="de-DE"/>
        </w:rPr>
        <w:t xml:space="preserve">16bit </w:t>
      </w:r>
      <w:r w:rsidR="00B250FF">
        <w:rPr>
          <w:lang w:val="en-US" w:eastAsia="de-DE"/>
        </w:rPr>
        <w:t>.</w:t>
      </w:r>
      <w:proofErr w:type="spellStart"/>
      <w:proofErr w:type="gramEnd"/>
      <w:del w:id="229" w:author="rolf" w:date="2020-02-15T20:16:00Z">
        <w:r w:rsidR="00B250FF" w:rsidDel="00EE4DB7">
          <w:rPr>
            <w:lang w:val="en-US" w:eastAsia="de-DE"/>
          </w:rPr>
          <w:delText>t</w:delText>
        </w:r>
        <w:r w:rsidR="00DA2EA4" w:rsidDel="00EE4DB7">
          <w:rPr>
            <w:lang w:val="en-US" w:eastAsia="de-DE"/>
          </w:rPr>
          <w:delText>iff</w:delText>
        </w:r>
        <w:r w:rsidR="00B250FF" w:rsidDel="00EE4DB7">
          <w:rPr>
            <w:lang w:val="en-US" w:eastAsia="de-DE"/>
          </w:rPr>
          <w:delText xml:space="preserve"> </w:delText>
        </w:r>
      </w:del>
      <w:proofErr w:type="gramStart"/>
      <w:ins w:id="230" w:author="rolf" w:date="2020-02-15T20:16:00Z">
        <w:r w:rsidR="00EE4DB7">
          <w:rPr>
            <w:lang w:val="en-US" w:eastAsia="de-DE"/>
          </w:rPr>
          <w:t>png</w:t>
        </w:r>
        <w:proofErr w:type="spellEnd"/>
        <w:proofErr w:type="gramEnd"/>
        <w:r w:rsidR="00EE4DB7">
          <w:rPr>
            <w:lang w:val="en-US" w:eastAsia="de-DE"/>
          </w:rPr>
          <w:t xml:space="preserve"> </w:t>
        </w:r>
      </w:ins>
      <w:r w:rsidR="00B250FF">
        <w:rPr>
          <w:lang w:val="en-US" w:eastAsia="de-DE"/>
        </w:rPr>
        <w:t xml:space="preserve">(or </w:t>
      </w:r>
      <w:ins w:id="231" w:author="rolf" w:date="2020-02-15T20:16:00Z">
        <w:r w:rsidR="00EE4DB7">
          <w:rPr>
            <w:lang w:val="en-US" w:eastAsia="de-DE"/>
          </w:rPr>
          <w:t xml:space="preserve">.tiff or </w:t>
        </w:r>
      </w:ins>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3">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ins w:id="232" w:author="rolf" w:date="2020-02-15T19:49:00Z"/>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w:t>
      </w:r>
      <w:r w:rsidR="00E929AD">
        <w:rPr>
          <w:lang w:val="en-US" w:eastAsia="de-DE"/>
        </w:rPr>
        <w:lastRenderedPageBreak/>
        <w:t>matching master dark frame, the dark frame is de-activated automatically and only the flat frame stays active.</w:t>
      </w:r>
    </w:p>
    <w:p w:rsidR="00A91AC2" w:rsidRDefault="00A91AC2" w:rsidP="00D67BFF">
      <w:pPr>
        <w:rPr>
          <w:lang w:val="en-US" w:eastAsia="de-DE"/>
        </w:rPr>
      </w:pPr>
      <w:ins w:id="233" w:author="rolf" w:date="2020-02-15T19:49:00Z">
        <w:r>
          <w:rPr>
            <w:lang w:val="en-US" w:eastAsia="de-DE"/>
          </w:rPr>
          <w:t xml:space="preserve">The master frames </w:t>
        </w:r>
      </w:ins>
      <w:ins w:id="234" w:author="rolf" w:date="2020-02-15T19:50:00Z">
        <w:r>
          <w:rPr>
            <w:lang w:val="en-US" w:eastAsia="de-DE"/>
          </w:rPr>
          <w:t>must be</w:t>
        </w:r>
      </w:ins>
      <w:ins w:id="235" w:author="rolf" w:date="2020-02-15T19:49:00Z">
        <w:r>
          <w:rPr>
            <w:lang w:val="en-US" w:eastAsia="de-DE"/>
          </w:rPr>
          <w:t xml:space="preserve"> compatible with the stacking job input</w:t>
        </w:r>
      </w:ins>
      <w:ins w:id="236" w:author="rolf" w:date="2020-02-15T19:59:00Z">
        <w:r w:rsidR="00C16CC6">
          <w:rPr>
            <w:lang w:val="en-US" w:eastAsia="de-DE"/>
          </w:rPr>
          <w:t xml:space="preserve"> also</w:t>
        </w:r>
      </w:ins>
      <w:ins w:id="237" w:author="rolf" w:date="2020-02-15T19:49:00Z">
        <w:r>
          <w:rPr>
            <w:lang w:val="en-US" w:eastAsia="de-DE"/>
          </w:rPr>
          <w:t xml:space="preserve"> in terms of </w:t>
        </w:r>
      </w:ins>
      <w:ins w:id="238" w:author="rolf" w:date="2020-02-15T19:50:00Z">
        <w:r>
          <w:rPr>
            <w:lang w:val="en-US" w:eastAsia="de-DE"/>
          </w:rPr>
          <w:t>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tion used</w:t>
        </w:r>
      </w:ins>
      <w:ins w:id="239" w:author="rolf" w:date="2020-02-15T19:51:00Z">
        <w:r>
          <w:rPr>
            <w:lang w:val="en-US" w:eastAsia="de-DE"/>
          </w:rPr>
          <w:t xml:space="preserve"> (see next Section). </w:t>
        </w:r>
      </w:ins>
      <w:ins w:id="240" w:author="rolf" w:date="2020-02-15T19:52:00Z">
        <w:r>
          <w:rPr>
            <w:lang w:val="en-US" w:eastAsia="de-DE"/>
          </w:rPr>
          <w:t xml:space="preserve">It is, therefore, important to choose the same option when creating the master frames and specifying the stacking jobs. </w:t>
        </w:r>
      </w:ins>
      <w:ins w:id="241" w:author="rolf" w:date="2020-02-15T19:53:00Z">
        <w:r>
          <w:rPr>
            <w:lang w:val="en-US" w:eastAsia="de-DE"/>
          </w:rPr>
          <w:t xml:space="preserve">If you want to </w:t>
        </w:r>
      </w:ins>
      <w:ins w:id="242" w:author="rolf" w:date="2020-02-15T19:54:00Z">
        <w:r>
          <w:rPr>
            <w:lang w:val="en-US" w:eastAsia="de-DE"/>
          </w:rPr>
          <w:t xml:space="preserve">apply dark / flat frame correction, </w:t>
        </w:r>
      </w:ins>
      <w:ins w:id="243" w:author="rolf" w:date="2020-02-15T20:00:00Z">
        <w:r w:rsidR="00C16CC6">
          <w:rPr>
            <w:lang w:val="en-US" w:eastAsia="de-DE"/>
          </w:rPr>
          <w:t>it is a bad idea to use</w:t>
        </w:r>
      </w:ins>
      <w:ins w:id="244" w:author="rolf" w:date="2020-02-15T19:54:00Z">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w:t>
        </w:r>
      </w:ins>
      <w:ins w:id="245" w:author="rolf" w:date="2020-02-15T19:55:00Z">
        <w:r w:rsidR="00C16CC6">
          <w:rPr>
            <w:lang w:val="en-US" w:eastAsia="de-DE"/>
          </w:rPr>
          <w:t xml:space="preserve"> Instead, </w:t>
        </w:r>
      </w:ins>
      <w:ins w:id="246" w:author="rolf" w:date="2020-02-15T19:56:00Z">
        <w:r w:rsidR="00C16CC6">
          <w:rPr>
            <w:lang w:val="en-US" w:eastAsia="de-DE"/>
          </w:rPr>
          <w:t>select</w:t>
        </w:r>
      </w:ins>
      <w:ins w:id="247" w:author="rolf" w:date="2020-02-15T19:55:00Z">
        <w:r w:rsidR="00C16CC6">
          <w:rPr>
            <w:lang w:val="en-US" w:eastAsia="de-DE"/>
          </w:rPr>
          <w:t xml:space="preserve"> the appropriate </w:t>
        </w:r>
      </w:ins>
      <w:ins w:id="248" w:author="rolf" w:date="2020-02-15T19:56:00Z">
        <w:r w:rsidR="00C16CC6">
          <w:rPr>
            <w:lang w:val="en-US" w:eastAsia="de-DE"/>
          </w:rPr>
          <w:t xml:space="preserve">setting manually: Via the </w:t>
        </w:r>
      </w:ins>
      <w:ins w:id="249" w:author="rolf" w:date="2020-02-15T19:57:00Z">
        <w:r w:rsidR="00C16CC6">
          <w:rPr>
            <w:lang w:val="en-US" w:eastAsia="de-DE"/>
          </w:rPr>
          <w:t xml:space="preserve">“Edit / Edit configuration” menu before </w:t>
        </w:r>
      </w:ins>
      <w:ins w:id="250" w:author="rolf" w:date="2020-02-15T20:01:00Z">
        <w:r w:rsidR="00C16CC6">
          <w:rPr>
            <w:lang w:val="en-US" w:eastAsia="de-DE"/>
          </w:rPr>
          <w:t xml:space="preserve">the </w:t>
        </w:r>
      </w:ins>
      <w:ins w:id="251" w:author="rolf" w:date="2020-02-15T19:57:00Z">
        <w:r w:rsidR="00C16CC6">
          <w:rPr>
            <w:lang w:val="en-US" w:eastAsia="de-DE"/>
          </w:rPr>
          <w:t>master frame creation, and via the context menu</w:t>
        </w:r>
      </w:ins>
      <w:ins w:id="252" w:author="rolf" w:date="2020-02-15T20:01:00Z">
        <w:r w:rsidR="00C16CC6">
          <w:rPr>
            <w:lang w:val="en-US" w:eastAsia="de-DE"/>
          </w:rPr>
          <w:t xml:space="preserve"> on the stacking job(s)</w:t>
        </w:r>
      </w:ins>
      <w:ins w:id="253" w:author="rolf" w:date="2020-02-15T19:57:00Z">
        <w:r w:rsidR="00C16CC6">
          <w:rPr>
            <w:lang w:val="en-US" w:eastAsia="de-DE"/>
          </w:rPr>
          <w:t xml:space="preserve"> in the job</w:t>
        </w:r>
      </w:ins>
      <w:ins w:id="254" w:author="rolf" w:date="2020-02-15T19:59:00Z">
        <w:r w:rsidR="00C16CC6">
          <w:rPr>
            <w:lang w:val="en-US" w:eastAsia="de-DE"/>
          </w:rPr>
          <w:t xml:space="preserve"> </w:t>
        </w:r>
      </w:ins>
      <w:ins w:id="255" w:author="rolf" w:date="2020-02-15T19:57:00Z">
        <w:r w:rsidR="00C16CC6">
          <w:rPr>
            <w:lang w:val="en-US" w:eastAsia="de-DE"/>
          </w:rPr>
          <w:t>list editor</w:t>
        </w:r>
      </w:ins>
      <w:ins w:id="256" w:author="rolf" w:date="2020-02-15T19:59:00Z">
        <w:r w:rsidR="00C16CC6">
          <w:rPr>
            <w:lang w:val="en-US" w:eastAsia="de-DE"/>
          </w:rPr>
          <w:t>.</w:t>
        </w:r>
      </w:ins>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257" w:name="_Ref22028144"/>
      <w:bookmarkStart w:id="258" w:name="_Toc22028278"/>
      <w:r>
        <w:rPr>
          <w:lang w:val="en-US"/>
        </w:rPr>
        <w:t>Job Specification</w:t>
      </w:r>
      <w:bookmarkEnd w:id="228"/>
      <w:bookmarkEnd w:id="257"/>
      <w:bookmarkEnd w:id="258"/>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4">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lastRenderedPageBreak/>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15">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ins w:id="259" w:author="rolf" w:date="2020-02-15T20:09:00Z"/>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ins w:id="260" w:author="rolf" w:date="2020-02-15T20:02:00Z">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C16CC6">
          <w:rPr>
            <w:lang w:val="en-US" w:eastAsia="de-DE"/>
          </w:rPr>
          <w:t xml:space="preserve"> or .</w:t>
        </w:r>
      </w:ins>
      <w:proofErr w:type="spellStart"/>
      <w:ins w:id="261" w:author="rolf" w:date="2020-02-15T20:03:00Z">
        <w:r w:rsidR="00C16CC6">
          <w:rPr>
            <w:lang w:val="en-US" w:eastAsia="de-DE"/>
          </w:rPr>
          <w:t>mov</w:t>
        </w:r>
        <w:proofErr w:type="spellEnd"/>
        <w:r w:rsidR="00C16CC6">
          <w:rPr>
            <w:lang w:val="en-US" w:eastAsia="de-DE"/>
          </w:rPr>
          <w:t xml:space="preserve"> videos the first frame is analyzed to detect a Bayer pattern</w:t>
        </w:r>
      </w:ins>
      <w:ins w:id="262" w:author="rolf" w:date="2020-02-15T20:04:00Z">
        <w:r w:rsidR="00C16CC6">
          <w:rPr>
            <w:lang w:val="en-US" w:eastAsia="de-DE"/>
          </w:rPr>
          <w:t xml:space="preserve">. </w:t>
        </w:r>
      </w:ins>
      <w:ins w:id="263" w:author="rolf" w:date="2020-02-15T20:06:00Z">
        <w:r w:rsidR="005A4CEF">
          <w:rPr>
            <w:lang w:val="en-US" w:eastAsia="de-DE"/>
          </w:rPr>
          <w:t>If in</w:t>
        </w:r>
      </w:ins>
      <w:ins w:id="264" w:author="rolf" w:date="2020-02-15T20:04:00Z">
        <w:r w:rsidR="00C16CC6">
          <w:rPr>
            <w:lang w:val="en-US" w:eastAsia="de-DE"/>
          </w:rPr>
          <w:t xml:space="preserve"> three-channel input </w:t>
        </w:r>
      </w:ins>
      <w:ins w:id="265" w:author="rolf" w:date="2020-02-15T20:06:00Z">
        <w:r w:rsidR="005A4CEF">
          <w:rPr>
            <w:lang w:val="en-US" w:eastAsia="de-DE"/>
          </w:rPr>
          <w:t>it turns out that</w:t>
        </w:r>
      </w:ins>
      <w:ins w:id="266" w:author="rolf" w:date="2020-02-15T20:05:00Z">
        <w:r w:rsidR="005A4CEF">
          <w:rPr>
            <w:lang w:val="en-US" w:eastAsia="de-DE"/>
          </w:rPr>
          <w:t xml:space="preserve"> the channels are identical</w:t>
        </w:r>
      </w:ins>
      <w:ins w:id="267" w:author="rolf" w:date="2020-02-15T20:06:00Z">
        <w:r w:rsidR="005A4CEF">
          <w:rPr>
            <w:lang w:val="en-US" w:eastAsia="de-DE"/>
          </w:rPr>
          <w:t xml:space="preserve">, PSS switches to “Grayscale”. </w:t>
        </w:r>
      </w:ins>
      <w:ins w:id="268" w:author="rolf" w:date="2020-02-15T20:07:00Z">
        <w:r w:rsidR="005A4CEF">
          <w:rPr>
            <w:lang w:val="en-US" w:eastAsia="de-DE"/>
          </w:rPr>
          <w:t>In color videos the ordering of the color channels (RGB or BGR) is detected by comparing the noise in the first and third channels.</w:t>
        </w:r>
      </w:ins>
      <w:ins w:id="269" w:author="rolf" w:date="2020-02-15T20:08:00Z">
        <w:r w:rsidR="005A4CEF">
          <w:rPr>
            <w:lang w:val="en-US" w:eastAsia="de-DE"/>
          </w:rPr>
          <w:t xml:space="preserve"> (The blue channel is always the noisiest.)</w:t>
        </w:r>
      </w:ins>
    </w:p>
    <w:p w:rsidR="00FD4683" w:rsidRDefault="00FD4683" w:rsidP="00F15C51">
      <w:pPr>
        <w:rPr>
          <w:lang w:val="en-US" w:eastAsia="de-DE"/>
        </w:rPr>
      </w:pPr>
      <w:del w:id="270" w:author="rolf" w:date="2020-02-15T20:09:00Z">
        <w:r w:rsidDel="005A4CEF">
          <w:rPr>
            <w:lang w:val="en-US" w:eastAsia="de-DE"/>
          </w:rPr>
          <w:delText xml:space="preserve"> There is, however, the option to</w:delText>
        </w:r>
      </w:del>
      <w:ins w:id="271" w:author="rolf" w:date="2020-02-15T20:09:00Z">
        <w:r w:rsidR="005A4CEF">
          <w:rPr>
            <w:lang w:val="en-US" w:eastAsia="de-DE"/>
          </w:rPr>
          <w:t>Alternatively, the user can</w:t>
        </w:r>
      </w:ins>
      <w:r>
        <w:rPr>
          <w:lang w:val="en-US" w:eastAsia="de-DE"/>
        </w:rPr>
        <w:t xml:space="preserve"> specify the Bayer pattern manually. To this end, </w:t>
      </w:r>
      <w:del w:id="272" w:author="rolf" w:date="2020-02-15T20:10:00Z">
        <w:r w:rsidDel="005A4CEF">
          <w:rPr>
            <w:lang w:val="en-US" w:eastAsia="de-DE"/>
          </w:rPr>
          <w:delText>the user</w:delText>
        </w:r>
      </w:del>
      <w:ins w:id="273" w:author="rolf" w:date="2020-02-15T20:10:00Z">
        <w:r w:rsidR="005A4CEF">
          <w:rPr>
            <w:lang w:val="en-US" w:eastAsia="de-DE"/>
          </w:rPr>
          <w:t>he or she</w:t>
        </w:r>
      </w:ins>
      <w:r>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lastRenderedPageBreak/>
        <w:drawing>
          <wp:inline distT="0" distB="0" distL="0" distR="0">
            <wp:extent cx="4997003" cy="2220891"/>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18">
                      <a:extLst>
                        <a:ext uri="{28A0092B-C50C-407E-A947-70E740481C1C}">
                          <a14:useLocalDpi xmlns:a14="http://schemas.microsoft.com/office/drawing/2010/main" val="0"/>
                        </a:ext>
                      </a:extLst>
                    </a:blip>
                    <a:stretch>
                      <a:fillRect/>
                    </a:stretch>
                  </pic:blipFill>
                  <pic:spPr>
                    <a:xfrm>
                      <a:off x="0" y="0"/>
                      <a:ext cx="5000357" cy="2222382"/>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ins w:id="274" w:author="rolf" w:date="2020-02-15T20:10:00Z">
        <w:r w:rsidR="005A4CEF">
          <w:rPr>
            <w:lang w:val="en-US" w:eastAsia="de-DE"/>
          </w:rPr>
          <w:t xml:space="preserve"> The same can be done for all jobs by changing the “Auto detect color” parameter in the </w:t>
        </w:r>
      </w:ins>
      <w:ins w:id="275" w:author="rolf" w:date="2020-02-15T20:11:00Z">
        <w:r w:rsidR="005A4CEF">
          <w:rPr>
            <w:lang w:val="en-US" w:eastAsia="de-DE"/>
          </w:rPr>
          <w:t>“Edit / Edit configuration” menu dialog.</w:t>
        </w:r>
      </w:ins>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276" w:name="_Toc22028279"/>
      <w:r>
        <w:rPr>
          <w:lang w:val="en-US"/>
        </w:rPr>
        <w:t>Starting and Controlling the Workflow</w:t>
      </w:r>
      <w:bookmarkEnd w:id="27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277" w:name="_Toc22028280"/>
      <w:r>
        <w:rPr>
          <w:lang w:val="en-US"/>
        </w:rPr>
        <w:lastRenderedPageBreak/>
        <w:t>Execution Protocol</w:t>
      </w:r>
      <w:bookmarkEnd w:id="27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job result, with the stacking suffix “_pss.</w:t>
      </w:r>
      <w:ins w:id="278" w:author="rolf" w:date="2020-02-15T20:17:00Z">
        <w:r w:rsidR="00EE4DB7">
          <w:rPr>
            <w:lang w:val="en-US" w:eastAsia="de-DE"/>
          </w:rPr>
          <w:t>png / .</w:t>
        </w:r>
      </w:ins>
      <w:r w:rsidR="009F7234">
        <w:rPr>
          <w:lang w:val="en-US" w:eastAsia="de-DE"/>
        </w:rPr>
        <w:t>tiff</w:t>
      </w:r>
      <w:del w:id="279" w:author="rolf" w:date="2020-02-15T20:17:00Z">
        <w:r w:rsidR="009F7234" w:rsidDel="00EE4DB7">
          <w:rPr>
            <w:lang w:val="en-US" w:eastAsia="de-DE"/>
          </w:rPr>
          <w:delText xml:space="preserve">” </w:delText>
        </w:r>
        <w:r w:rsidR="00B250FF" w:rsidDel="00EE4DB7">
          <w:rPr>
            <w:lang w:val="en-US" w:eastAsia="de-DE"/>
          </w:rPr>
          <w:delText>or “_pss</w:delText>
        </w:r>
      </w:del>
      <w:ins w:id="280" w:author="rolf" w:date="2020-02-15T20:17:00Z">
        <w:r w:rsidR="00EE4DB7">
          <w:rPr>
            <w:lang w:val="en-US" w:eastAsia="de-DE"/>
          </w:rPr>
          <w:t xml:space="preserve"> / </w:t>
        </w:r>
      </w:ins>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ins w:id="281" w:author="rolf" w:date="2020-02-15T20:17:00Z">
        <w:r w:rsidR="00EE4DB7">
          <w:rPr>
            <w:lang w:val="en-US" w:eastAsia="de-DE"/>
          </w:rPr>
          <w:t>png / .tiff / .fits</w:t>
        </w:r>
      </w:ins>
      <w:del w:id="282" w:author="rolf" w:date="2020-02-15T20:17:00Z">
        <w:r w:rsidR="009F7234" w:rsidDel="00EE4DB7">
          <w:rPr>
            <w:lang w:val="en-US" w:eastAsia="de-DE"/>
          </w:rPr>
          <w:delText>tiff</w:delText>
        </w:r>
      </w:del>
      <w:r w:rsidR="009F7234">
        <w:rPr>
          <w:lang w:val="en-US" w:eastAsia="de-DE"/>
        </w:rPr>
        <w:t>”</w:t>
      </w:r>
      <w:del w:id="283" w:author="rolf" w:date="2020-02-15T20:18:00Z">
        <w:r w:rsidR="00B250FF" w:rsidDel="00EE4DB7">
          <w:rPr>
            <w:lang w:val="en-US" w:eastAsia="de-DE"/>
          </w:rPr>
          <w:delText xml:space="preserve"> or “_gpp.fits”</w:delText>
        </w:r>
      </w:del>
      <w:r w:rsidR="009F7234">
        <w:rPr>
          <w:lang w:val="en-US" w:eastAsia="de-DE"/>
        </w:rPr>
        <w:t>.</w:t>
      </w:r>
    </w:p>
    <w:p w:rsidR="009E1A5F" w:rsidRDefault="00EB0D13" w:rsidP="005B3172">
      <w:pPr>
        <w:pStyle w:val="berschrift3"/>
        <w:rPr>
          <w:lang w:val="en-US"/>
        </w:rPr>
      </w:pPr>
      <w:bookmarkStart w:id="284" w:name="_Toc22028281"/>
      <w:r>
        <w:rPr>
          <w:lang w:val="en-US"/>
        </w:rPr>
        <w:t>Reading Input Data and Buffering</w:t>
      </w:r>
      <w:bookmarkEnd w:id="284"/>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lastRenderedPageBreak/>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3">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285" w:name="_Ref8742980"/>
      <w:bookmarkStart w:id="286" w:name="_Toc22028282"/>
      <w:r>
        <w:rPr>
          <w:lang w:val="en-US"/>
        </w:rPr>
        <w:t>Frame stabilization</w:t>
      </w:r>
      <w:bookmarkEnd w:id="285"/>
      <w:bookmarkEnd w:id="28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ins w:id="287" w:author="rolf" w:date="2020-02-15T20:42:00Z">
        <w:r w:rsidR="005C396E">
          <w:rPr>
            <w:lang w:val="en-US" w:eastAsia="de-DE"/>
          </w:rPr>
          <w:br/>
        </w:r>
      </w:ins>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pPr>
        <w:rPr>
          <w:ins w:id="288" w:author="rolf" w:date="2020-02-15T20:43:00Z"/>
          <w:lang w:val="en-US" w:eastAsia="de-DE"/>
        </w:rPr>
        <w:pPrChange w:id="289" w:author="rolf" w:date="2020-02-15T20:43:00Z">
          <w:pPr>
            <w:ind w:left="420"/>
          </w:pPr>
        </w:pPrChange>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5C396E" w:rsidRDefault="005C396E" w:rsidP="005C396E">
      <w:pPr>
        <w:rPr>
          <w:moveTo w:id="290" w:author="rolf" w:date="2020-02-15T20:44:00Z"/>
          <w:lang w:val="en-US" w:eastAsia="de-DE"/>
        </w:rPr>
      </w:pPr>
      <w:moveToRangeStart w:id="291" w:author="rolf" w:date="2020-02-15T20:44:00Z" w:name="move32691857"/>
      <w:moveTo w:id="292" w:author="rolf" w:date="2020-02-15T20:44:00Z">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moveTo>
    </w:p>
    <w:moveToRangeEnd w:id="291"/>
    <w:p w:rsidR="005C396E" w:rsidRPr="002F644F" w:rsidRDefault="005C396E">
      <w:pPr>
        <w:rPr>
          <w:lang w:val="en-US" w:eastAsia="de-DE"/>
        </w:rPr>
        <w:pPrChange w:id="293" w:author="rolf" w:date="2020-02-15T20:43:00Z">
          <w:pPr>
            <w:ind w:left="420"/>
          </w:pPr>
        </w:pPrChange>
      </w:pPr>
    </w:p>
    <w:p w:rsidR="009A47F2" w:rsidRDefault="00BF76E9" w:rsidP="006A3AF5">
      <w:pPr>
        <w:rPr>
          <w:lang w:val="en-US" w:eastAsia="de-DE"/>
        </w:rPr>
      </w:pPr>
      <w:r>
        <w:rPr>
          <w:noProof/>
          <w:lang w:eastAsia="de-DE"/>
        </w:rPr>
        <w:lastRenderedPageBreak/>
        <w:drawing>
          <wp:inline distT="0" distB="0" distL="0" distR="0" wp14:anchorId="2D21E3F3" wp14:editId="08329B0D">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4">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Del="005C396E" w:rsidRDefault="009A47F2" w:rsidP="006A3AF5">
      <w:pPr>
        <w:rPr>
          <w:moveFrom w:id="294" w:author="rolf" w:date="2020-02-15T20:44:00Z"/>
          <w:lang w:val="en-US" w:eastAsia="de-DE"/>
        </w:rPr>
      </w:pPr>
      <w:moveFromRangeStart w:id="295" w:author="rolf" w:date="2020-02-15T20:44:00Z" w:name="move32691857"/>
      <w:moveFrom w:id="296" w:author="rolf" w:date="2020-02-15T20:44:00Z">
        <w:r w:rsidDel="005C396E">
          <w:rPr>
            <w:lang w:val="en-US" w:eastAsia="de-DE"/>
          </w:rPr>
          <w:t xml:space="preserve">If the user </w:t>
        </w:r>
        <w:r w:rsidR="00B05867" w:rsidDel="005C396E">
          <w:rPr>
            <w:lang w:val="en-US" w:eastAsia="de-DE"/>
          </w:rPr>
          <w:t>chooses</w:t>
        </w:r>
        <w:r w:rsidR="00176E24" w:rsidDel="005C396E">
          <w:rPr>
            <w:lang w:val="en-US" w:eastAsia="de-DE"/>
          </w:rPr>
          <w:t xml:space="preserve"> to define the stabilization anchor manually </w:t>
        </w:r>
        <w:r w:rsidDel="005C396E">
          <w:rPr>
            <w:lang w:val="en-US" w:eastAsia="de-DE"/>
          </w:rPr>
          <w:t>in interactive mode</w:t>
        </w:r>
        <w:r w:rsidR="00176E24" w:rsidDel="005C396E">
          <w:rPr>
            <w:lang w:val="en-US" w:eastAsia="de-DE"/>
          </w:rPr>
          <w:t xml:space="preserve">, </w:t>
        </w:r>
        <w:r w:rsidR="002F644F" w:rsidDel="005C396E">
          <w:rPr>
            <w:lang w:val="en-US" w:eastAsia="de-DE"/>
          </w:rPr>
          <w:t>he or she must u</w:t>
        </w:r>
        <w:r w:rsidR="002F644F" w:rsidDel="005C396E">
          <w:rPr>
            <w:lang w:val="en-US" w:eastAsia="de-DE"/>
          </w:rPr>
          <w:t>n</w:t>
        </w:r>
        <w:r w:rsidR="002F644F" w:rsidDel="005C396E">
          <w:rPr>
            <w:lang w:val="en-US" w:eastAsia="de-DE"/>
          </w:rPr>
          <w:t>check</w:t>
        </w:r>
        <w:r w:rsidR="00176E24" w:rsidDel="005C396E">
          <w:rPr>
            <w:lang w:val="en-US" w:eastAsia="de-DE"/>
          </w:rPr>
          <w:t xml:space="preserve"> the </w:t>
        </w:r>
        <w:r w:rsidR="00F370E0" w:rsidDel="005C396E">
          <w:rPr>
            <w:lang w:val="en-US" w:eastAsia="de-DE"/>
          </w:rPr>
          <w:t>configuration parameter</w:t>
        </w:r>
        <w:r w:rsidR="00176E24" w:rsidDel="005C396E">
          <w:rPr>
            <w:lang w:val="en-US" w:eastAsia="de-DE"/>
          </w:rPr>
          <w:t xml:space="preserve"> “Automatic frame stabilization”. </w:t>
        </w:r>
        <w:r w:rsidDel="005C396E">
          <w:rPr>
            <w:lang w:val="en-US" w:eastAsia="de-DE"/>
          </w:rPr>
          <w:t xml:space="preserve">PSS </w:t>
        </w:r>
        <w:r w:rsidR="00964B5A" w:rsidDel="005C396E">
          <w:rPr>
            <w:lang w:val="en-US" w:eastAsia="de-DE"/>
          </w:rPr>
          <w:t xml:space="preserve">interrupts the workflow, </w:t>
        </w:r>
        <w:r w:rsidR="00176E24" w:rsidDel="005C396E">
          <w:rPr>
            <w:lang w:val="en-US" w:eastAsia="de-DE"/>
          </w:rPr>
          <w:t xml:space="preserve">shows the full scene covered by the video to the user and asks to draw the stabilization anchor as a rectangular patch. Since this is the first time in the workflow where </w:t>
        </w:r>
        <w:r w:rsidR="00B05867" w:rsidDel="005C396E">
          <w:rPr>
            <w:lang w:val="en-US" w:eastAsia="de-DE"/>
          </w:rPr>
          <w:t>the</w:t>
        </w:r>
        <w:r w:rsidR="00176E24" w:rsidDel="005C396E">
          <w:rPr>
            <w:lang w:val="en-US" w:eastAsia="de-DE"/>
          </w:rPr>
          <w:t xml:space="preserve"> frame viewer appears, this is the time to e</w:t>
        </w:r>
        <w:r w:rsidR="00176E24" w:rsidDel="005C396E">
          <w:rPr>
            <w:lang w:val="en-US" w:eastAsia="de-DE"/>
          </w:rPr>
          <w:t>x</w:t>
        </w:r>
        <w:r w:rsidR="00176E24" w:rsidDel="005C396E">
          <w:rPr>
            <w:lang w:val="en-US" w:eastAsia="de-DE"/>
          </w:rPr>
          <w:t>plain its general features:</w:t>
        </w:r>
      </w:moveFrom>
    </w:p>
    <w:moveFromRangeEnd w:id="295"/>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ins w:id="297" w:author="rolf" w:date="2020-02-15T20:44:00Z"/>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5C396E" w:rsidRDefault="005C396E">
      <w:pPr>
        <w:spacing w:after="0" w:line="240" w:lineRule="auto"/>
        <w:rPr>
          <w:ins w:id="298" w:author="rolf" w:date="2020-02-15T20:44:00Z"/>
          <w:lang w:val="en-US" w:eastAsia="de-DE"/>
        </w:rPr>
      </w:pPr>
      <w:ins w:id="299" w:author="rolf" w:date="2020-02-15T20:44:00Z">
        <w:r>
          <w:rPr>
            <w:lang w:val="en-US" w:eastAsia="de-DE"/>
          </w:rPr>
          <w:br w:type="page"/>
        </w:r>
      </w:ins>
    </w:p>
    <w:p w:rsidR="005C396E" w:rsidDel="005C396E" w:rsidRDefault="005C396E" w:rsidP="00B05867">
      <w:pPr>
        <w:rPr>
          <w:del w:id="300" w:author="rolf" w:date="2020-02-15T20:44:00Z"/>
          <w:lang w:val="en-US" w:eastAsia="de-DE"/>
        </w:rPr>
      </w:pPr>
    </w:p>
    <w:p w:rsidR="00246611" w:rsidRDefault="00246611" w:rsidP="00246611">
      <w:pPr>
        <w:pStyle w:val="berschrift3"/>
        <w:rPr>
          <w:lang w:val="en-US"/>
        </w:rPr>
      </w:pPr>
      <w:bookmarkStart w:id="301" w:name="_Toc22028283"/>
      <w:r>
        <w:rPr>
          <w:lang w:val="en-US"/>
        </w:rPr>
        <w:t>Setting the Stacking Fraction</w:t>
      </w:r>
      <w:bookmarkEnd w:id="301"/>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25">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26">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302" w:name="_Toc22028284"/>
      <w:r>
        <w:rPr>
          <w:lang w:val="en-US"/>
        </w:rPr>
        <w:lastRenderedPageBreak/>
        <w:t>Setting a Region of Interest (ROI)</w:t>
      </w:r>
      <w:bookmarkEnd w:id="302"/>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1E4EC3">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303" w:name="_Toc22028285"/>
      <w:r>
        <w:rPr>
          <w:lang w:val="en-US"/>
        </w:rPr>
        <w:t xml:space="preserve">Selecting </w:t>
      </w:r>
      <w:r w:rsidR="00AA7446">
        <w:rPr>
          <w:lang w:val="en-US"/>
        </w:rPr>
        <w:t>A</w:t>
      </w:r>
      <w:r>
        <w:rPr>
          <w:lang w:val="en-US"/>
        </w:rPr>
        <w:t>lignment Points</w:t>
      </w:r>
      <w:bookmarkEnd w:id="30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lastRenderedPageBreak/>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lastRenderedPageBreak/>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304" w:name="_Toc22028286"/>
      <w:r>
        <w:rPr>
          <w:lang w:val="en-US"/>
        </w:rPr>
        <w:t>Frame Stacking</w:t>
      </w:r>
      <w:bookmarkEnd w:id="30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lastRenderedPageBreak/>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ins w:id="305" w:author="rolf" w:date="2020-02-15T20:18:00Z">
        <w:r w:rsidR="00EE4DB7">
          <w:rPr>
            <w:lang w:val="en-US" w:eastAsia="de-DE"/>
          </w:rPr>
          <w:t>png</w:t>
        </w:r>
        <w:proofErr w:type="spellEnd"/>
        <w:r w:rsidR="00EE4DB7">
          <w:rPr>
            <w:lang w:val="en-US" w:eastAsia="de-DE"/>
          </w:rPr>
          <w:t>, .</w:t>
        </w:r>
      </w:ins>
      <w:r w:rsidR="00B250FF">
        <w:rPr>
          <w:lang w:val="en-US" w:eastAsia="de-DE"/>
        </w:rPr>
        <w:t>t</w:t>
      </w:r>
      <w:r w:rsidR="002A36E8">
        <w:rPr>
          <w:lang w:val="en-US" w:eastAsia="de-DE"/>
        </w:rPr>
        <w:t xml:space="preserve">iff </w:t>
      </w:r>
      <w:del w:id="306" w:author="rolf" w:date="2020-02-15T20:18:00Z">
        <w:r w:rsidR="00B250FF" w:rsidDel="00EE4DB7">
          <w:rPr>
            <w:lang w:val="en-US" w:eastAsia="de-DE"/>
          </w:rPr>
          <w:delText>(</w:delText>
        </w:r>
      </w:del>
      <w:r w:rsidR="00B250FF">
        <w:rPr>
          <w:lang w:val="en-US" w:eastAsia="de-DE"/>
        </w:rPr>
        <w:t>or .fits</w:t>
      </w:r>
      <w:del w:id="307" w:author="rolf" w:date="2020-02-15T20:18:00Z">
        <w:r w:rsidR="00B250FF" w:rsidDel="00EE4DB7">
          <w:rPr>
            <w:lang w:val="en-US" w:eastAsia="de-DE"/>
          </w:rPr>
          <w:delText>)</w:delText>
        </w:r>
      </w:del>
      <w:r w:rsidR="00B250FF">
        <w:rPr>
          <w:lang w:val="en-US" w:eastAsia="de-DE"/>
        </w:rPr>
        <w:t xml:space="preserve">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del w:id="308" w:author="rolf" w:date="2020-02-15T20:14:00Z">
        <w:r w:rsidR="002A36E8" w:rsidDel="00EE4DB7">
          <w:rPr>
            <w:lang w:val="en-US" w:eastAsia="de-DE"/>
          </w:rPr>
          <w:delText>tiff</w:delText>
        </w:r>
      </w:del>
      <w:proofErr w:type="gramStart"/>
      <w:ins w:id="309" w:author="rolf" w:date="2020-02-15T20:14:00Z">
        <w:r w:rsidR="00EE4DB7">
          <w:rPr>
            <w:lang w:val="en-US" w:eastAsia="de-DE"/>
          </w:rPr>
          <w:t>png</w:t>
        </w:r>
      </w:ins>
      <w:proofErr w:type="gramEnd"/>
      <w:del w:id="310" w:author="rolf" w:date="2020-02-15T20:19:00Z">
        <w:r w:rsidR="002A36E8" w:rsidDel="00EE4DB7">
          <w:rPr>
            <w:lang w:val="en-US" w:eastAsia="de-DE"/>
          </w:rPr>
          <w:delText>”</w:delText>
        </w:r>
        <w:r w:rsidR="00B250FF" w:rsidDel="00EE4DB7">
          <w:rPr>
            <w:lang w:val="en-US" w:eastAsia="de-DE"/>
          </w:rPr>
          <w:delText xml:space="preserve"> (or </w:delText>
        </w:r>
      </w:del>
      <w:ins w:id="311" w:author="rolf" w:date="2020-02-15T20:19:00Z">
        <w:r w:rsidR="00EE4DB7">
          <w:rPr>
            <w:lang w:val="en-US" w:eastAsia="de-DE"/>
          </w:rPr>
          <w:t xml:space="preserve">  / </w:t>
        </w:r>
      </w:ins>
      <w:ins w:id="312" w:author="rolf" w:date="2020-02-15T20:15:00Z">
        <w:r w:rsidR="00EE4DB7">
          <w:rPr>
            <w:lang w:val="en-US" w:eastAsia="de-DE"/>
          </w:rPr>
          <w:t>.tiff</w:t>
        </w:r>
      </w:ins>
      <w:ins w:id="313" w:author="rolf" w:date="2020-02-15T20:19:00Z">
        <w:r w:rsidR="00EE4DB7">
          <w:rPr>
            <w:lang w:val="en-US" w:eastAsia="de-DE"/>
          </w:rPr>
          <w:t xml:space="preserve"> / </w:t>
        </w:r>
      </w:ins>
      <w:del w:id="314" w:author="rolf" w:date="2020-02-15T20:19:00Z">
        <w:r w:rsidR="00B250FF" w:rsidDel="00EE4DB7">
          <w:rPr>
            <w:lang w:val="en-US" w:eastAsia="de-DE"/>
          </w:rPr>
          <w:delText>“_pss</w:delText>
        </w:r>
      </w:del>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315" w:name="_Ref8830636"/>
      <w:bookmarkStart w:id="316"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315"/>
      <w:bookmarkEnd w:id="316"/>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1E4EC3">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1">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lastRenderedPageBreak/>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ins w:id="317" w:author="rolf" w:date="2020-02-15T20:46:00Z"/>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moveToRangeStart w:id="318" w:author="rolf" w:date="2020-02-15T20:46:00Z" w:name="move32692023"/>
      <w:moveTo w:id="319" w:author="rolf" w:date="2020-02-15T20:46:00Z">
        <w:r>
          <w:rPr>
            <w:noProof/>
            <w:lang w:eastAsia="de-DE"/>
          </w:rPr>
          <w:drawing>
            <wp:inline distT="0" distB="0" distL="0" distR="0" wp14:anchorId="0A16EF82" wp14:editId="2CEEF21E">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moveTo>
      <w:moveToRangeEnd w:id="318"/>
    </w:p>
    <w:p w:rsidR="00E34FCB" w:rsidDel="00390CF3" w:rsidRDefault="00E34FCB" w:rsidP="00E34FCB">
      <w:pPr>
        <w:rPr>
          <w:del w:id="320" w:author="rolf" w:date="2020-02-15T20:47:00Z"/>
          <w:lang w:val="en-US" w:eastAsia="de-DE"/>
        </w:rPr>
      </w:pPr>
      <w:r>
        <w:rPr>
          <w:lang w:val="en-US" w:eastAsia="de-DE"/>
        </w:rPr>
        <w:lastRenderedPageBreak/>
        <w:t xml:space="preserve">In the </w:t>
      </w:r>
      <w:del w:id="321" w:author="rolf" w:date="2020-02-15T20:47:00Z">
        <w:r w:rsidR="000A7954" w:rsidDel="00390CF3">
          <w:rPr>
            <w:lang w:val="en-US" w:eastAsia="de-DE"/>
          </w:rPr>
          <w:delText xml:space="preserve">following </w:delText>
        </w:r>
      </w:del>
      <w:ins w:id="322" w:author="rolf" w:date="2020-02-15T20:47:00Z">
        <w:r w:rsidR="00390CF3">
          <w:rPr>
            <w:lang w:val="en-US" w:eastAsia="de-DE"/>
          </w:rPr>
          <w:t xml:space="preserve"> </w:t>
        </w:r>
      </w:ins>
      <w:r w:rsidR="000A7954">
        <w:rPr>
          <w:lang w:val="en-US" w:eastAsia="de-DE"/>
        </w:rPr>
        <w:t>example</w:t>
      </w:r>
      <w:ins w:id="323" w:author="rolf" w:date="2020-02-15T20:47:00Z">
        <w:r w:rsidR="00390CF3">
          <w:rPr>
            <w:lang w:val="en-US" w:eastAsia="de-DE"/>
          </w:rPr>
          <w:t xml:space="preserve"> </w:t>
        </w:r>
        <w:proofErr w:type="gramStart"/>
        <w:r w:rsidR="00390CF3">
          <w:rPr>
            <w:lang w:val="en-US" w:eastAsia="de-DE"/>
          </w:rPr>
          <w:t xml:space="preserve">above </w:t>
        </w:r>
      </w:ins>
      <w:r>
        <w:rPr>
          <w:lang w:val="en-US" w:eastAsia="de-DE"/>
        </w:rPr>
        <w:t xml:space="preserve"> a</w:t>
      </w:r>
      <w:proofErr w:type="gramEnd"/>
      <w:r>
        <w:rPr>
          <w:lang w:val="en-US" w:eastAsia="de-DE"/>
        </w:rPr>
        <w:t xml:space="preserve">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p>
    <w:p w:rsidR="000A7954" w:rsidRDefault="000A7954" w:rsidP="0061788B">
      <w:pPr>
        <w:rPr>
          <w:lang w:val="en-US" w:eastAsia="de-DE"/>
        </w:rPr>
      </w:pPr>
      <w:moveFromRangeStart w:id="324" w:author="rolf" w:date="2020-02-15T20:46:00Z" w:name="move32692023"/>
      <w:moveFrom w:id="325" w:author="rolf" w:date="2020-02-15T20:46:00Z">
        <w:r w:rsidDel="00390CF3">
          <w:rPr>
            <w:noProof/>
            <w:lang w:eastAsia="de-DE"/>
          </w:rPr>
          <w:drawing>
            <wp:inline distT="0" distB="0" distL="0" distR="0" wp14:anchorId="52FAE6C1" wp14:editId="7E736854">
              <wp:extent cx="5692462" cy="4072979"/>
              <wp:effectExtent l="0" t="0" r="381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2549" cy="4073042"/>
                      </a:xfrm>
                      <a:prstGeom prst="rect">
                        <a:avLst/>
                      </a:prstGeom>
                    </pic:spPr>
                  </pic:pic>
                </a:graphicData>
              </a:graphic>
            </wp:inline>
          </w:drawing>
        </w:r>
      </w:moveFrom>
      <w:moveFromRangeEnd w:id="324"/>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43CFEFC" wp14:editId="030ECAF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3">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98D08CB" wp14:editId="6297544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4">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t>Once the user is sati</w:t>
      </w:r>
      <w:r>
        <w:rPr>
          <w:lang w:val="en-US" w:eastAsia="de-DE"/>
        </w:rPr>
        <w:t>s</w:t>
      </w:r>
      <w:r>
        <w:rPr>
          <w:lang w:val="en-US" w:eastAsia="de-DE"/>
        </w:rPr>
        <w:t xml:space="preserve">fied with the selected version, pressing the “OK” button </w:t>
      </w:r>
      <w:r w:rsidR="00AE7387">
        <w:rPr>
          <w:lang w:val="en-US" w:eastAsia="de-DE"/>
        </w:rPr>
        <w:t>triggers</w:t>
      </w:r>
      <w:r>
        <w:rPr>
          <w:lang w:val="en-US" w:eastAsia="de-DE"/>
        </w:rPr>
        <w:t xml:space="preserve"> PSS to save this image version along with the input image (as a 16bit </w:t>
      </w:r>
      <w:ins w:id="326"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ins w:id="327" w:author="rolf" w:date="2020-02-15T20:20:00Z">
        <w:r w:rsidR="00EE4DB7">
          <w:rPr>
            <w:lang w:val="en-US" w:eastAsia="de-DE"/>
          </w:rPr>
          <w:t>png / .</w:t>
        </w:r>
      </w:ins>
      <w:r>
        <w:rPr>
          <w:lang w:val="en-US" w:eastAsia="de-DE"/>
        </w:rPr>
        <w:t>tiff</w:t>
      </w:r>
      <w:del w:id="328" w:author="rolf" w:date="2020-02-15T20:20:00Z">
        <w:r w:rsidDel="00EE4DB7">
          <w:rPr>
            <w:lang w:val="en-US" w:eastAsia="de-DE"/>
          </w:rPr>
          <w:delText>”</w:delText>
        </w:r>
        <w:r w:rsidR="00B250FF" w:rsidDel="00EE4DB7">
          <w:rPr>
            <w:lang w:val="en-US" w:eastAsia="de-DE"/>
          </w:rPr>
          <w:delText xml:space="preserve"> or “_gpp</w:delText>
        </w:r>
      </w:del>
      <w:ins w:id="329" w:author="rolf" w:date="2020-02-15T20:20:00Z">
        <w:r w:rsidR="00EE4DB7">
          <w:rPr>
            <w:lang w:val="en-US" w:eastAsia="de-DE"/>
          </w:rPr>
          <w:t xml:space="preserve"> / </w:t>
        </w:r>
      </w:ins>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w:t>
      </w:r>
      <w:r w:rsidR="00A707B1">
        <w:rPr>
          <w:lang w:val="en-US" w:eastAsia="de-DE"/>
        </w:rPr>
        <w:t>o</w:t>
      </w:r>
      <w:r w:rsidR="00A707B1">
        <w:rPr>
          <w:lang w:val="en-US" w:eastAsia="de-DE"/>
        </w:rPr>
        <w:t>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35">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1E4EC3">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330" w:name="_Toc22028288"/>
      <w:r>
        <w:rPr>
          <w:lang w:val="en-US"/>
        </w:rPr>
        <w:t>End of Program</w:t>
      </w:r>
      <w:bookmarkEnd w:id="330"/>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w:t>
      </w:r>
      <w:r w:rsidR="001B2AEA">
        <w:rPr>
          <w:lang w:val="en-US" w:eastAsia="de-DE"/>
        </w:rPr>
        <w:lastRenderedPageBreak/>
        <w:t>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36">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331" w:name="_Ref434581650"/>
      <w:bookmarkStart w:id="332" w:name="_Ref436211928"/>
      <w:bookmarkStart w:id="333" w:name="_Ref436228182"/>
      <w:bookmarkStart w:id="334" w:name="_Ref436836357"/>
      <w:bookmarkStart w:id="335" w:name="_Toc8806998"/>
      <w:bookmarkStart w:id="336" w:name="_Toc22028289"/>
      <w:bookmarkStart w:id="337" w:name="_Ref30184851"/>
      <w:r>
        <w:rPr>
          <w:lang w:val="en-US"/>
        </w:rPr>
        <w:lastRenderedPageBreak/>
        <w:t>Appendix</w:t>
      </w:r>
      <w:r w:rsidRPr="002B5809">
        <w:rPr>
          <w:lang w:val="en-US"/>
        </w:rPr>
        <w:t xml:space="preserve"> A: </w:t>
      </w:r>
      <w:bookmarkEnd w:id="331"/>
      <w:bookmarkEnd w:id="332"/>
      <w:bookmarkEnd w:id="333"/>
      <w:bookmarkEnd w:id="334"/>
      <w:bookmarkEnd w:id="335"/>
      <w:r w:rsidR="005758B1">
        <w:rPr>
          <w:lang w:val="en-US"/>
        </w:rPr>
        <w:t>Configuration Parameters</w:t>
      </w:r>
      <w:bookmarkEnd w:id="336"/>
      <w:bookmarkEnd w:id="337"/>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0F24EF" w:rsidP="00A22753">
      <w:pPr>
        <w:rPr>
          <w:lang w:val="en-US" w:eastAsia="de-DE"/>
        </w:rPr>
      </w:pPr>
      <w:r>
        <w:rPr>
          <w:noProof/>
          <w:lang w:eastAsia="de-DE"/>
        </w:rPr>
        <w:drawing>
          <wp:inline distT="0" distB="0" distL="0" distR="0">
            <wp:extent cx="5760720" cy="39871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DC2E28"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1E4EC3">
              <w:rPr>
                <w:lang w:val="en-US" w:eastAsia="de-DE"/>
              </w:rPr>
              <w:t>4.3</w:t>
            </w:r>
            <w:r w:rsidR="003F140A">
              <w:rPr>
                <w:lang w:val="en-US" w:eastAsia="de-DE"/>
              </w:rPr>
              <w:fldChar w:fldCharType="end"/>
            </w:r>
            <w:r w:rsidR="003F140A">
              <w:rPr>
                <w:lang w:val="en-US" w:eastAsia="de-DE"/>
              </w:rPr>
              <w:t xml:space="preserve">). </w:t>
            </w:r>
          </w:p>
        </w:tc>
      </w:tr>
      <w:tr w:rsidR="00A22753" w:rsidRPr="00DC2E28"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DC2E28"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DC2E28"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DC2E28"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DC2E28"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DC2E28"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DC2E28"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DC2E28"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w:t>
            </w:r>
            <w:r>
              <w:rPr>
                <w:lang w:val="en-US" w:eastAsia="de-DE"/>
              </w:rPr>
              <w:lastRenderedPageBreak/>
              <w:t xml:space="preserve">alignment points in places with too little local structure. Increase this value if </w:t>
            </w:r>
            <w:r w:rsidR="009C610B">
              <w:rPr>
                <w:lang w:val="en-US" w:eastAsia="de-DE"/>
              </w:rPr>
              <w:t>APs with too little structure have been created.</w:t>
            </w:r>
          </w:p>
        </w:tc>
      </w:tr>
      <w:tr w:rsidR="00A22753" w:rsidRPr="00DC2E28"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DC2E28" w:rsidTr="00202DC8">
        <w:trPr>
          <w:ins w:id="338" w:author="rolf" w:date="2020-02-15T20:22:00Z"/>
        </w:trPr>
        <w:tc>
          <w:tcPr>
            <w:tcW w:w="2988" w:type="dxa"/>
          </w:tcPr>
          <w:p w:rsidR="00EE4DB7" w:rsidRDefault="00EE4DB7" w:rsidP="00202DC8">
            <w:pPr>
              <w:rPr>
                <w:ins w:id="339" w:author="rolf" w:date="2020-02-15T20:22:00Z"/>
                <w:b/>
                <w:lang w:val="en-US" w:eastAsia="de-DE"/>
              </w:rPr>
            </w:pPr>
            <w:ins w:id="340" w:author="rolf" w:date="2020-02-15T20:22:00Z">
              <w:r>
                <w:rPr>
                  <w:b/>
                  <w:lang w:val="en-US" w:eastAsia="de-DE"/>
                </w:rPr>
                <w:t>Normalize frame brightness</w:t>
              </w:r>
            </w:ins>
          </w:p>
        </w:tc>
        <w:tc>
          <w:tcPr>
            <w:tcW w:w="6512" w:type="dxa"/>
          </w:tcPr>
          <w:p w:rsidR="00EE4DB7" w:rsidRDefault="00EE4DB7">
            <w:pPr>
              <w:rPr>
                <w:ins w:id="341" w:author="rolf" w:date="2020-02-15T20:22:00Z"/>
                <w:lang w:val="en-US" w:eastAsia="de-DE"/>
              </w:rPr>
            </w:pPr>
            <w:ins w:id="342" w:author="rolf" w:date="2020-02-15T20:23:00Z">
              <w:r>
                <w:rPr>
                  <w:lang w:val="en-US" w:eastAsia="de-DE"/>
                </w:rPr>
                <w:t xml:space="preserve">If checked, the brightness of frames is changed such that </w:t>
              </w:r>
            </w:ins>
            <w:ins w:id="343" w:author="rolf" w:date="2020-02-15T20:24:00Z">
              <w:r w:rsidR="00970161">
                <w:rPr>
                  <w:lang w:val="en-US" w:eastAsia="de-DE"/>
                </w:rPr>
                <w:t>on average they are all equal.</w:t>
              </w:r>
            </w:ins>
            <w:ins w:id="344" w:author="rolf" w:date="2020-02-15T20:25:00Z">
              <w:r w:rsidR="00970161">
                <w:rPr>
                  <w:lang w:val="en-US" w:eastAsia="de-DE"/>
                </w:rPr>
                <w:t xml:space="preserve"> This is recommended, for example, if the atmospheric transparency changed while the input frames were recorded. </w:t>
              </w:r>
            </w:ins>
            <w:ins w:id="345" w:author="rolf" w:date="2020-02-15T20:26:00Z">
              <w:r w:rsidR="00970161">
                <w:rPr>
                  <w:lang w:val="en-US" w:eastAsia="de-DE"/>
                </w:rPr>
                <w:t>The no</w:t>
              </w:r>
              <w:r w:rsidR="00970161">
                <w:rPr>
                  <w:lang w:val="en-US" w:eastAsia="de-DE"/>
                </w:rPr>
                <w:t>r</w:t>
              </w:r>
              <w:r w:rsidR="00970161">
                <w:rPr>
                  <w:lang w:val="en-US" w:eastAsia="de-DE"/>
                </w:rPr>
                <w:t xml:space="preserve">malization takes effect in the quality rating of frames and </w:t>
              </w:r>
            </w:ins>
            <w:ins w:id="346" w:author="rolf" w:date="2020-02-15T20:27:00Z">
              <w:r w:rsidR="00970161">
                <w:rPr>
                  <w:lang w:val="en-US" w:eastAsia="de-DE"/>
                </w:rPr>
                <w:t>AP patches, and in stacking.</w:t>
              </w:r>
            </w:ins>
          </w:p>
        </w:tc>
      </w:tr>
      <w:tr w:rsidR="00EE4DB7" w:rsidRPr="00DC2E28" w:rsidTr="00202DC8">
        <w:trPr>
          <w:ins w:id="347" w:author="rolf" w:date="2020-02-15T20:22:00Z"/>
        </w:trPr>
        <w:tc>
          <w:tcPr>
            <w:tcW w:w="2988" w:type="dxa"/>
          </w:tcPr>
          <w:p w:rsidR="00EE4DB7" w:rsidRDefault="00970161" w:rsidP="00202DC8">
            <w:pPr>
              <w:rPr>
                <w:ins w:id="348" w:author="rolf" w:date="2020-02-15T20:22:00Z"/>
                <w:b/>
                <w:lang w:val="en-US" w:eastAsia="de-DE"/>
              </w:rPr>
            </w:pPr>
            <w:ins w:id="349" w:author="rolf" w:date="2020-02-15T20:28:00Z">
              <w:r>
                <w:rPr>
                  <w:b/>
                  <w:lang w:val="en-US" w:eastAsia="de-DE"/>
                </w:rPr>
                <w:t>Normalization black cut-off</w:t>
              </w:r>
            </w:ins>
          </w:p>
        </w:tc>
        <w:tc>
          <w:tcPr>
            <w:tcW w:w="6512" w:type="dxa"/>
          </w:tcPr>
          <w:p w:rsidR="00EE4DB7" w:rsidRDefault="00970161">
            <w:pPr>
              <w:rPr>
                <w:ins w:id="350" w:author="rolf" w:date="2020-02-15T20:22:00Z"/>
                <w:lang w:val="en-US" w:eastAsia="de-DE"/>
              </w:rPr>
            </w:pPr>
            <w:ins w:id="351" w:author="rolf" w:date="2020-02-15T20:28:00Z">
              <w:r>
                <w:rPr>
                  <w:lang w:val="en-US" w:eastAsia="de-DE"/>
                </w:rPr>
                <w:t xml:space="preserve">A number between 0 and 255. Pixel values below this threshold do not enter the computation of average brightness. </w:t>
              </w:r>
            </w:ins>
            <w:ins w:id="352" w:author="rolf" w:date="2020-02-15T20:33:00Z">
              <w:r>
                <w:rPr>
                  <w:lang w:val="en-US" w:eastAsia="de-DE"/>
                </w:rPr>
                <w:t xml:space="preserve">Setting this threshold </w:t>
              </w:r>
            </w:ins>
            <w:ins w:id="353" w:author="rolf" w:date="2020-02-15T20:34:00Z">
              <w:r>
                <w:rPr>
                  <w:lang w:val="en-US" w:eastAsia="de-DE"/>
                </w:rPr>
                <w:t xml:space="preserve">to a nonzero value </w:t>
              </w:r>
            </w:ins>
            <w:ins w:id="354" w:author="rolf" w:date="2020-02-15T20:38:00Z">
              <w:r w:rsidR="005C396E">
                <w:rPr>
                  <w:lang w:val="en-US" w:eastAsia="de-DE"/>
                </w:rPr>
                <w:t>can have the effect that</w:t>
              </w:r>
            </w:ins>
            <w:ins w:id="355" w:author="rolf" w:date="2020-02-15T20:31:00Z">
              <w:r>
                <w:rPr>
                  <w:lang w:val="en-US" w:eastAsia="de-DE"/>
                </w:rPr>
                <w:t xml:space="preserve"> </w:t>
              </w:r>
            </w:ins>
            <w:ins w:id="356" w:author="rolf" w:date="2020-02-15T20:29:00Z">
              <w:r>
                <w:rPr>
                  <w:lang w:val="en-US" w:eastAsia="de-DE"/>
                </w:rPr>
                <w:t xml:space="preserve">the </w:t>
              </w:r>
            </w:ins>
            <w:ins w:id="357" w:author="rolf" w:date="2020-02-15T20:31:00Z">
              <w:r>
                <w:rPr>
                  <w:lang w:val="en-US" w:eastAsia="de-DE"/>
                </w:rPr>
                <w:t xml:space="preserve">changing </w:t>
              </w:r>
            </w:ins>
            <w:ins w:id="358" w:author="rolf" w:date="2020-02-15T20:29:00Z">
              <w:r>
                <w:rPr>
                  <w:lang w:val="en-US" w:eastAsia="de-DE"/>
                </w:rPr>
                <w:t xml:space="preserve">brightness of </w:t>
              </w:r>
            </w:ins>
            <w:ins w:id="359" w:author="rolf" w:date="2020-02-15T20:33:00Z">
              <w:r>
                <w:rPr>
                  <w:lang w:val="en-US" w:eastAsia="de-DE"/>
                </w:rPr>
                <w:t xml:space="preserve">large </w:t>
              </w:r>
            </w:ins>
            <w:ins w:id="360" w:author="rolf" w:date="2020-02-15T20:29:00Z">
              <w:r>
                <w:rPr>
                  <w:lang w:val="en-US" w:eastAsia="de-DE"/>
                </w:rPr>
                <w:t>black space around the object</w:t>
              </w:r>
            </w:ins>
            <w:ins w:id="361" w:author="rolf" w:date="2020-02-15T20:34:00Z">
              <w:r>
                <w:rPr>
                  <w:lang w:val="en-US" w:eastAsia="de-DE"/>
                </w:rPr>
                <w:t xml:space="preserve"> </w:t>
              </w:r>
            </w:ins>
            <w:ins w:id="362" w:author="rolf" w:date="2020-02-15T20:35:00Z">
              <w:r w:rsidR="005C396E">
                <w:rPr>
                  <w:lang w:val="en-US" w:eastAsia="de-DE"/>
                </w:rPr>
                <w:t>does not</w:t>
              </w:r>
            </w:ins>
            <w:ins w:id="363" w:author="rolf" w:date="2020-02-15T20:32:00Z">
              <w:r>
                <w:rPr>
                  <w:lang w:val="en-US" w:eastAsia="de-DE"/>
                </w:rPr>
                <w:t xml:space="preserve"> influ</w:t>
              </w:r>
              <w:r w:rsidR="005C396E">
                <w:rPr>
                  <w:lang w:val="en-US" w:eastAsia="de-DE"/>
                </w:rPr>
                <w:t>ence</w:t>
              </w:r>
              <w:r>
                <w:rPr>
                  <w:lang w:val="en-US" w:eastAsia="de-DE"/>
                </w:rPr>
                <w:t xml:space="preserve"> the </w:t>
              </w:r>
            </w:ins>
            <w:ins w:id="364" w:author="rolf" w:date="2020-02-15T20:33:00Z">
              <w:r>
                <w:rPr>
                  <w:lang w:val="en-US" w:eastAsia="de-DE"/>
                </w:rPr>
                <w:t>computed average brightness of the object.</w:t>
              </w:r>
            </w:ins>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DC2E28"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DC2E28"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DC2E28"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DC2E28"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w:t>
            </w:r>
            <w:r w:rsidR="000B40FA">
              <w:rPr>
                <w:lang w:val="en-US" w:eastAsia="de-DE"/>
              </w:rPr>
              <w:lastRenderedPageBreak/>
              <w:t xml:space="preserve">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DC2E28" w:rsidTr="00202DC8">
        <w:tc>
          <w:tcPr>
            <w:tcW w:w="3438" w:type="dxa"/>
          </w:tcPr>
          <w:p w:rsidR="00A22753" w:rsidRDefault="00A22753" w:rsidP="00202DC8">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DC2E28"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w:t>
            </w:r>
            <w:ins w:id="365" w:author="rolf" w:date="2020-02-15T20:21:00Z">
              <w:r w:rsidR="00EE4DB7">
                <w:rPr>
                  <w:lang w:val="en-US" w:eastAsia="de-DE"/>
                </w:rPr>
                <w:t xml:space="preserve">16bit </w:t>
              </w:r>
            </w:ins>
            <w:ins w:id="366"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Pr>
                <w:lang w:val="en-US" w:eastAsia="de-DE"/>
              </w:rPr>
              <w:t>.tiff or .fits format. This parameter selects the format to be used in automatic save operations. I</w:t>
            </w:r>
            <w:r>
              <w:rPr>
                <w:lang w:val="en-US" w:eastAsia="de-DE"/>
              </w:rPr>
              <w:t>n</w:t>
            </w:r>
            <w:r>
              <w:rPr>
                <w:lang w:val="en-US" w:eastAsia="de-DE"/>
              </w:rPr>
              <w:t xml:space="preserve">dependent of this choice, the user can save images in </w:t>
            </w:r>
            <w:del w:id="367" w:author="rolf" w:date="2020-02-15T20:21:00Z">
              <w:r w:rsidDel="00EE4DB7">
                <w:rPr>
                  <w:lang w:val="en-US" w:eastAsia="de-DE"/>
                </w:rPr>
                <w:delText xml:space="preserve">both </w:delText>
              </w:r>
            </w:del>
            <w:ins w:id="368" w:author="rolf" w:date="2020-02-15T20:21:00Z">
              <w:r w:rsidR="00EE4DB7">
                <w:rPr>
                  <w:lang w:val="en-US" w:eastAsia="de-DE"/>
                </w:rPr>
                <w:t xml:space="preserve">all three </w:t>
              </w:r>
            </w:ins>
            <w:r>
              <w:rPr>
                <w:lang w:val="en-US" w:eastAsia="de-DE"/>
              </w:rPr>
              <w:t>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369" w:name="_Toc22028290"/>
      <w:bookmarkStart w:id="370" w:name="_Ref22028409"/>
      <w:bookmarkStart w:id="371"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369"/>
      <w:bookmarkEnd w:id="370"/>
      <w:bookmarkEnd w:id="371"/>
    </w:p>
    <w:p w:rsidR="003127E8" w:rsidRDefault="003127E8" w:rsidP="003F140A">
      <w:pPr>
        <w:pStyle w:val="StandardWeb"/>
        <w:rPr>
          <w:rFonts w:ascii="Frutiger 45 Light" w:eastAsia="Calibri" w:hAnsi="Frutiger 45 Light"/>
          <w:sz w:val="22"/>
          <w:szCs w:val="22"/>
          <w:lang w:val="en-US"/>
        </w:rPr>
      </w:pPr>
      <w:del w:id="372" w:author="rolf" w:date="2020-02-22T09:59:00Z">
        <w:r w:rsidDel="005A2665">
          <w:rPr>
            <w:rFonts w:ascii="Frutiger 45 Light" w:eastAsia="Calibri" w:hAnsi="Frutiger 45 Light"/>
            <w:sz w:val="22"/>
            <w:szCs w:val="22"/>
            <w:lang w:val="en-US"/>
          </w:rPr>
          <w:delText>As an alternative to using a self-contained installer, the</w:delText>
        </w:r>
      </w:del>
      <w:ins w:id="373" w:author="rolf" w:date="2020-02-22T09:59:00Z">
        <w:r w:rsidR="005A2665">
          <w:rPr>
            <w:rFonts w:ascii="Frutiger 45 Light" w:eastAsia="Calibri" w:hAnsi="Frutiger 45 Light"/>
            <w:sz w:val="22"/>
            <w:szCs w:val="22"/>
            <w:lang w:val="en-US"/>
          </w:rPr>
          <w:t xml:space="preserve">The </w:t>
        </w:r>
      </w:ins>
      <w:del w:id="374" w:author="rolf" w:date="2020-02-22T10:02:00Z">
        <w:r w:rsidDel="001E4EC3">
          <w:rPr>
            <w:rFonts w:ascii="Frutiger 45 Light" w:eastAsia="Calibri" w:hAnsi="Frutiger 45 Light"/>
            <w:sz w:val="22"/>
            <w:szCs w:val="22"/>
            <w:lang w:val="en-US"/>
          </w:rPr>
          <w:delText xml:space="preserve"> </w:delText>
        </w:r>
      </w:del>
      <w:r>
        <w:rPr>
          <w:rFonts w:ascii="Frutiger 45 Light" w:eastAsia="Calibri" w:hAnsi="Frutiger 45 Light"/>
          <w:sz w:val="22"/>
          <w:szCs w:val="22"/>
          <w:lang w:val="en-US"/>
        </w:rPr>
        <w:t>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w:t>
      </w:r>
      <w:ins w:id="375" w:author="rolf" w:date="2020-02-22T10:00:00Z">
        <w:r w:rsidR="005A2665">
          <w:rPr>
            <w:rFonts w:ascii="Frutiger 45 Light" w:eastAsia="Calibri" w:hAnsi="Frutiger 45 Light"/>
            <w:sz w:val="22"/>
            <w:szCs w:val="22"/>
            <w:lang w:val="en-US"/>
          </w:rPr>
          <w:t>In the first section</w:t>
        </w:r>
      </w:ins>
      <w:ins w:id="376" w:author="rolf" w:date="2020-02-22T10:02:00Z">
        <w:r w:rsidR="001E4EC3">
          <w:rPr>
            <w:rFonts w:ascii="Frutiger 45 Light" w:eastAsia="Calibri" w:hAnsi="Frutiger 45 Light"/>
            <w:sz w:val="22"/>
            <w:szCs w:val="22"/>
            <w:lang w:val="en-US"/>
          </w:rPr>
          <w:t>s</w:t>
        </w:r>
      </w:ins>
      <w:ins w:id="377" w:author="rolf" w:date="2020-02-22T10:00:00Z">
        <w:r w:rsidR="005A2665">
          <w:rPr>
            <w:rFonts w:ascii="Frutiger 45 Light" w:eastAsia="Calibri" w:hAnsi="Frutiger 45 Light"/>
            <w:sz w:val="22"/>
            <w:szCs w:val="22"/>
            <w:lang w:val="en-US"/>
          </w:rPr>
          <w:t xml:space="preserve">, </w:t>
        </w:r>
      </w:ins>
      <w:del w:id="378" w:author="rolf" w:date="2020-02-22T10:00:00Z">
        <w:r w:rsidR="00065ECE" w:rsidDel="005A2665">
          <w:rPr>
            <w:rFonts w:ascii="Frutiger 45 Light" w:eastAsia="Calibri" w:hAnsi="Frutiger 45 Light"/>
            <w:sz w:val="22"/>
            <w:szCs w:val="22"/>
            <w:lang w:val="en-US"/>
          </w:rPr>
          <w:delText>First,</w:delText>
        </w:r>
      </w:del>
      <w:del w:id="379" w:author="rolf" w:date="2020-02-22T10:02:00Z">
        <w:r w:rsidR="00065ECE" w:rsidDel="001E4EC3">
          <w:rPr>
            <w:rFonts w:ascii="Frutiger 45 Light" w:eastAsia="Calibri" w:hAnsi="Frutiger 45 Light"/>
            <w:sz w:val="22"/>
            <w:szCs w:val="22"/>
            <w:lang w:val="en-US"/>
          </w:rPr>
          <w:delText xml:space="preserve"> </w:delText>
        </w:r>
      </w:del>
      <w:r w:rsidR="00065ECE">
        <w:rPr>
          <w:rFonts w:ascii="Frutiger 45 Light" w:eastAsia="Calibri" w:hAnsi="Frutiger 45 Light"/>
          <w:sz w:val="22"/>
          <w:szCs w:val="22"/>
          <w:lang w:val="en-US"/>
        </w:rPr>
        <w:t xml:space="preserve">OS-specific instructions </w:t>
      </w:r>
      <w:ins w:id="380" w:author="rolf" w:date="2020-02-22T10:00:00Z">
        <w:r w:rsidR="001E4EC3">
          <w:rPr>
            <w:rFonts w:ascii="Frutiger 45 Light" w:eastAsia="Calibri" w:hAnsi="Frutiger 45 Light"/>
            <w:sz w:val="22"/>
            <w:szCs w:val="22"/>
            <w:lang w:val="en-US"/>
          </w:rPr>
          <w:t xml:space="preserve">are listed for a variety of popular </w:t>
        </w:r>
      </w:ins>
      <w:ins w:id="381" w:author="rolf" w:date="2020-02-22T10:01:00Z">
        <w:r w:rsidR="001E4EC3">
          <w:rPr>
            <w:rFonts w:ascii="Frutiger 45 Light" w:eastAsia="Calibri" w:hAnsi="Frutiger 45 Light"/>
            <w:sz w:val="22"/>
            <w:szCs w:val="22"/>
            <w:lang w:val="en-US"/>
          </w:rPr>
          <w:t>Linux distrib</w:t>
        </w:r>
        <w:r w:rsidR="001E4EC3">
          <w:rPr>
            <w:rFonts w:ascii="Frutiger 45 Light" w:eastAsia="Calibri" w:hAnsi="Frutiger 45 Light"/>
            <w:sz w:val="22"/>
            <w:szCs w:val="22"/>
            <w:lang w:val="en-US"/>
          </w:rPr>
          <w:t>u</w:t>
        </w:r>
        <w:r w:rsidR="001E4EC3">
          <w:rPr>
            <w:rFonts w:ascii="Frutiger 45 Light" w:eastAsia="Calibri" w:hAnsi="Frutiger 45 Light"/>
            <w:sz w:val="22"/>
            <w:szCs w:val="22"/>
            <w:lang w:val="en-US"/>
          </w:rPr>
          <w:t xml:space="preserve">tions. They </w:t>
        </w:r>
      </w:ins>
      <w:del w:id="382" w:author="rolf" w:date="2020-02-22T10:01:00Z">
        <w:r w:rsidR="00065ECE" w:rsidDel="001E4EC3">
          <w:rPr>
            <w:rFonts w:ascii="Frutiger 45 Light" w:eastAsia="Calibri" w:hAnsi="Frutiger 45 Light"/>
            <w:sz w:val="22"/>
            <w:szCs w:val="22"/>
            <w:lang w:val="en-US"/>
          </w:rPr>
          <w:delText xml:space="preserve">show how to </w:delText>
        </w:r>
      </w:del>
      <w:r w:rsidR="00065ECE">
        <w:rPr>
          <w:rFonts w:ascii="Frutiger 45 Light" w:eastAsia="Calibri" w:hAnsi="Frutiger 45 Light"/>
          <w:sz w:val="22"/>
          <w:szCs w:val="22"/>
          <w:lang w:val="en-US"/>
        </w:rPr>
        <w:t xml:space="preserve">prepare the Python 3 environment. </w:t>
      </w:r>
      <w:del w:id="383" w:author="rolf" w:date="2020-02-22T10:02:00Z">
        <w:r w:rsidR="00065ECE" w:rsidDel="001E4EC3">
          <w:rPr>
            <w:rFonts w:ascii="Frutiger 45 Light" w:eastAsia="Calibri" w:hAnsi="Frutiger 45 Light"/>
            <w:sz w:val="22"/>
            <w:szCs w:val="22"/>
            <w:lang w:val="en-US"/>
          </w:rPr>
          <w:delText>Finally, t</w:delText>
        </w:r>
      </w:del>
      <w:ins w:id="384" w:author="rolf" w:date="2020-02-22T10:02:00Z">
        <w:r w:rsidR="001E4EC3">
          <w:rPr>
            <w:rFonts w:ascii="Frutiger 45 Light" w:eastAsia="Calibri" w:hAnsi="Frutiger 45 Light"/>
            <w:sz w:val="22"/>
            <w:szCs w:val="22"/>
            <w:lang w:val="en-US"/>
          </w:rPr>
          <w:t>T</w:t>
        </w:r>
      </w:ins>
      <w:r w:rsidR="00065ECE">
        <w:rPr>
          <w:rFonts w:ascii="Frutiger 45 Light" w:eastAsia="Calibri" w:hAnsi="Frutiger 45 Light"/>
          <w:sz w:val="22"/>
          <w:szCs w:val="22"/>
          <w:lang w:val="en-US"/>
        </w:rPr>
        <w:t xml:space="preserve">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ins w:id="385" w:author="rolf" w:date="2020-02-22T10:02:00Z">
        <w:r w:rsidR="001E4EC3">
          <w:rPr>
            <w:rFonts w:ascii="Frutiger 45 Light" w:eastAsia="Calibri" w:hAnsi="Frutiger 45 Light"/>
            <w:sz w:val="22"/>
            <w:szCs w:val="22"/>
            <w:lang w:val="en-US"/>
          </w:rPr>
          <w:t xml:space="preserve"> used</w:t>
        </w:r>
      </w:ins>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r w:rsidR="005A2665">
        <w:fldChar w:fldCharType="begin"/>
      </w:r>
      <w:r w:rsidR="005A2665" w:rsidRPr="005A2665">
        <w:rPr>
          <w:lang w:val="en-US"/>
          <w:rPrChange w:id="386" w:author="rolf" w:date="2020-02-22T09:50:00Z">
            <w:rPr/>
          </w:rPrChange>
        </w:rPr>
        <w:instrText xml:space="preserve"> HYPERLINK "https://github.com/Rolf-Hempel/PlanetarySystemStacker.git" \o "External link" </w:instrText>
      </w:r>
      <w:r w:rsidR="005A2665">
        <w:fldChar w:fldCharType="separate"/>
      </w:r>
      <w:r w:rsidRPr="003F140A">
        <w:rPr>
          <w:rStyle w:val="Hyperlink"/>
          <w:lang w:val="en-US"/>
        </w:rPr>
        <w:t>https://github.com/R...stemStacker.git</w:t>
      </w:r>
      <w:r w:rsidR="005A2665">
        <w:rPr>
          <w:rStyle w:val="Hyperlink"/>
          <w:lang w:val="en-US"/>
        </w:rPr>
        <w:fldChar w:fldCharType="end"/>
      </w:r>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A3C" w:rsidRDefault="009A2A3C" w:rsidP="00543598">
      <w:pPr>
        <w:spacing w:after="0" w:line="240" w:lineRule="auto"/>
      </w:pPr>
      <w:r>
        <w:separator/>
      </w:r>
    </w:p>
  </w:endnote>
  <w:endnote w:type="continuationSeparator" w:id="0">
    <w:p w:rsidR="009A2A3C" w:rsidRDefault="009A2A3C"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A2665" w:rsidRDefault="005A2665" w:rsidP="00543598">
        <w:pPr>
          <w:pStyle w:val="Fuzeile"/>
          <w:jc w:val="center"/>
        </w:pPr>
        <w:r>
          <w:fldChar w:fldCharType="begin"/>
        </w:r>
        <w:r>
          <w:instrText>PAGE   \* MERGEFORMAT</w:instrText>
        </w:r>
        <w:r>
          <w:fldChar w:fldCharType="separate"/>
        </w:r>
        <w:r w:rsidR="00DC2E28">
          <w:rPr>
            <w:noProof/>
          </w:rPr>
          <w:t>4</w:t>
        </w:r>
        <w:r>
          <w:fldChar w:fldCharType="end"/>
        </w:r>
      </w:p>
    </w:sdtContent>
  </w:sdt>
  <w:p w:rsidR="005A2665" w:rsidRDefault="005A266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A3C" w:rsidRDefault="009A2A3C" w:rsidP="00543598">
      <w:pPr>
        <w:spacing w:after="0" w:line="240" w:lineRule="auto"/>
      </w:pPr>
      <w:r>
        <w:separator/>
      </w:r>
    </w:p>
  </w:footnote>
  <w:footnote w:type="continuationSeparator" w:id="0">
    <w:p w:rsidR="009A2A3C" w:rsidRDefault="009A2A3C"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2">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5"/>
  </w:num>
  <w:num w:numId="4">
    <w:abstractNumId w:val="17"/>
  </w:num>
  <w:num w:numId="5">
    <w:abstractNumId w:val="22"/>
  </w:num>
  <w:num w:numId="6">
    <w:abstractNumId w:val="9"/>
  </w:num>
  <w:num w:numId="7">
    <w:abstractNumId w:val="1"/>
  </w:num>
  <w:num w:numId="8">
    <w:abstractNumId w:val="4"/>
  </w:num>
  <w:num w:numId="9">
    <w:abstractNumId w:val="7"/>
  </w:num>
  <w:num w:numId="10">
    <w:abstractNumId w:val="11"/>
  </w:num>
  <w:num w:numId="11">
    <w:abstractNumId w:val="0"/>
  </w:num>
  <w:num w:numId="12">
    <w:abstractNumId w:val="8"/>
  </w:num>
  <w:num w:numId="13">
    <w:abstractNumId w:val="6"/>
  </w:num>
  <w:num w:numId="14">
    <w:abstractNumId w:val="19"/>
  </w:num>
  <w:num w:numId="15">
    <w:abstractNumId w:val="13"/>
  </w:num>
  <w:num w:numId="16">
    <w:abstractNumId w:val="14"/>
  </w:num>
  <w:num w:numId="17">
    <w:abstractNumId w:val="20"/>
  </w:num>
  <w:num w:numId="18">
    <w:abstractNumId w:val="16"/>
  </w:num>
  <w:num w:numId="19">
    <w:abstractNumId w:val="15"/>
  </w:num>
  <w:num w:numId="20">
    <w:abstractNumId w:val="12"/>
  </w:num>
  <w:num w:numId="21">
    <w:abstractNumId w:val="21"/>
  </w:num>
  <w:num w:numId="22">
    <w:abstractNumId w:val="10"/>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proofState w:spelling="clean" w:grammar="clean"/>
  <w:revisionView w:markup="0"/>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A3C"/>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31D94"/>
    <w:rsid w:val="00F3257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CD2E5BE0-F25C-48F8-9DA3-50371DDD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6855</Words>
  <Characters>43191</Characters>
  <Application>Microsoft Office Word</Application>
  <DocSecurity>0</DocSecurity>
  <Lines>359</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49947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83</cp:revision>
  <cp:lastPrinted>2020-02-22T09:03:00Z</cp:lastPrinted>
  <dcterms:created xsi:type="dcterms:W3CDTF">2019-05-15T08:51:00Z</dcterms:created>
  <dcterms:modified xsi:type="dcterms:W3CDTF">2020-02-23T21:12:00Z</dcterms:modified>
</cp:coreProperties>
</file>